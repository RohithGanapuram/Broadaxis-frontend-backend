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81DC4" w14:textId="392709BF" w:rsidR="00BD2D72" w:rsidRPr="00BD2D72" w:rsidRDefault="00BD2D72" w:rsidP="00BD2D72">
      <w:pPr>
        <w:jc w:val="center"/>
        <w:rPr>
          <w:b/>
          <w:bCs/>
          <w:sz w:val="72"/>
          <w:szCs w:val="72"/>
        </w:rPr>
      </w:pPr>
      <w:r w:rsidRPr="00BD2D72">
        <w:rPr>
          <w:b/>
          <w:bCs/>
          <w:sz w:val="72"/>
          <w:szCs w:val="72"/>
        </w:rPr>
        <w:t>U</w:t>
      </w:r>
      <w:r>
        <w:rPr>
          <w:b/>
          <w:bCs/>
          <w:sz w:val="72"/>
          <w:szCs w:val="72"/>
        </w:rPr>
        <w:t>.</w:t>
      </w:r>
      <w:r w:rsidRPr="00BD2D72">
        <w:rPr>
          <w:b/>
          <w:bCs/>
          <w:sz w:val="72"/>
          <w:szCs w:val="72"/>
        </w:rPr>
        <w:t>S</w:t>
      </w:r>
      <w:r>
        <w:rPr>
          <w:b/>
          <w:bCs/>
          <w:sz w:val="72"/>
          <w:szCs w:val="72"/>
        </w:rPr>
        <w:t>.</w:t>
      </w:r>
      <w:r w:rsidRPr="00BD2D72">
        <w:rPr>
          <w:b/>
          <w:bCs/>
          <w:sz w:val="72"/>
          <w:szCs w:val="72"/>
        </w:rPr>
        <w:t xml:space="preserve"> DEPARTMENT OF JUSTICE</w:t>
      </w:r>
    </w:p>
    <w:p w14:paraId="2C7E4D2B" w14:textId="5EE7C377" w:rsidR="00BD2D72" w:rsidRPr="00BD2D72" w:rsidRDefault="00BD2D72" w:rsidP="00BD2D72">
      <w:pPr>
        <w:jc w:val="center"/>
        <w:rPr>
          <w:sz w:val="56"/>
          <w:szCs w:val="56"/>
        </w:rPr>
      </w:pPr>
      <w:r w:rsidRPr="00BD2D72">
        <w:rPr>
          <w:sz w:val="56"/>
          <w:szCs w:val="56"/>
        </w:rPr>
        <w:t>ANTITRUST DIVISION</w:t>
      </w:r>
    </w:p>
    <w:p w14:paraId="44F5BF7E" w14:textId="04633E05" w:rsidR="00BD2D72" w:rsidRPr="00BD2D72" w:rsidRDefault="00BD2D72" w:rsidP="00BD2D72">
      <w:pPr>
        <w:rPr>
          <w:b/>
          <w:bCs/>
        </w:rPr>
      </w:pPr>
      <w:r w:rsidRPr="00BD2D72">
        <w:rPr>
          <w:b/>
          <w:bCs/>
        </w:rPr>
        <w:t> </w:t>
      </w:r>
    </w:p>
    <w:p w14:paraId="22C01C71" w14:textId="6541B2BA" w:rsidR="00BD2D72" w:rsidRPr="00BD2D72" w:rsidRDefault="00BD2D72" w:rsidP="00731446">
      <w:pPr>
        <w:jc w:val="center"/>
        <w:rPr>
          <w:b/>
          <w:bCs/>
        </w:rPr>
      </w:pPr>
      <w:r w:rsidRPr="00BD2D72">
        <w:rPr>
          <w:b/>
          <w:bCs/>
          <w:noProof/>
          <w:color w:val="2B579A"/>
          <w:shd w:val="clear" w:color="auto" w:fill="E6E6E6"/>
        </w:rPr>
        <w:drawing>
          <wp:inline distT="0" distB="0" distL="0" distR="0" wp14:anchorId="5F569A31" wp14:editId="7A7E3FEF">
            <wp:extent cx="5289550" cy="2870200"/>
            <wp:effectExtent l="0" t="0" r="6350" b="6350"/>
            <wp:docPr id="2021584433" name="Picture 2021584433" descr="A white building with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4433" name="Picture 2" descr="A white building with column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50" cy="2870200"/>
                    </a:xfrm>
                    <a:prstGeom prst="rect">
                      <a:avLst/>
                    </a:prstGeom>
                    <a:noFill/>
                    <a:ln>
                      <a:noFill/>
                    </a:ln>
                  </pic:spPr>
                </pic:pic>
              </a:graphicData>
            </a:graphic>
          </wp:inline>
        </w:drawing>
      </w:r>
    </w:p>
    <w:p w14:paraId="55A12AB1" w14:textId="77777777" w:rsidR="00731446" w:rsidRDefault="00731446" w:rsidP="00BD2D72">
      <w:pPr>
        <w:jc w:val="center"/>
        <w:rPr>
          <w:b/>
          <w:bCs/>
        </w:rPr>
      </w:pPr>
    </w:p>
    <w:p w14:paraId="5F6F8050" w14:textId="0D4855EC" w:rsidR="00BD2D72" w:rsidRPr="00BD2D72" w:rsidRDefault="00BD2D72" w:rsidP="00BD2D72">
      <w:pPr>
        <w:jc w:val="center"/>
        <w:rPr>
          <w:b/>
          <w:bCs/>
          <w:sz w:val="44"/>
          <w:szCs w:val="44"/>
          <w:u w:val="single"/>
        </w:rPr>
      </w:pPr>
      <w:r w:rsidRPr="00731446">
        <w:rPr>
          <w:b/>
          <w:bCs/>
          <w:sz w:val="44"/>
          <w:szCs w:val="44"/>
          <w:u w:val="single"/>
        </w:rPr>
        <w:t>Request for Information</w:t>
      </w:r>
    </w:p>
    <w:p w14:paraId="427FD2B1" w14:textId="157E5C4D" w:rsidR="00731446" w:rsidRPr="00BD2D72" w:rsidRDefault="00BD2D72" w:rsidP="00731446">
      <w:pPr>
        <w:jc w:val="center"/>
        <w:rPr>
          <w:b/>
          <w:bCs/>
        </w:rPr>
      </w:pPr>
      <w:r w:rsidRPr="00BD2D72">
        <w:rPr>
          <w:b/>
          <w:bCs/>
        </w:rPr>
        <w:t> </w:t>
      </w:r>
      <w:r w:rsidR="00731446" w:rsidRPr="00BD2D72">
        <w:rPr>
          <w:b/>
          <w:bCs/>
        </w:rPr>
        <w:t>ATR IT MODERNIZATION: ENTERPRISE LEGAL EVIDENCE AND MATTER MANAGEMENT SYSTEM and DOCUMENT MANAGEMENT SYSTEM (DMS)</w:t>
      </w:r>
    </w:p>
    <w:p w14:paraId="539A66C9" w14:textId="3CC2BAA0" w:rsidR="00BD2D72" w:rsidRPr="00BD2D72" w:rsidRDefault="00BD2D72" w:rsidP="00BD2D72">
      <w:pPr>
        <w:rPr>
          <w:b/>
          <w:bCs/>
        </w:rPr>
      </w:pPr>
    </w:p>
    <w:p w14:paraId="6566122C" w14:textId="77777777" w:rsidR="00BD2D72" w:rsidRPr="00BD2D72" w:rsidRDefault="00BD2D72" w:rsidP="00BD2D72">
      <w:pPr>
        <w:rPr>
          <w:b/>
          <w:bCs/>
        </w:rPr>
      </w:pPr>
      <w:r w:rsidRPr="00BD2D72">
        <w:rPr>
          <w:b/>
          <w:bCs/>
        </w:rPr>
        <w:t> </w:t>
      </w:r>
    </w:p>
    <w:p w14:paraId="17D40411" w14:textId="77777777" w:rsidR="00BD2D72" w:rsidRPr="00BD2D72" w:rsidRDefault="00BD2D72" w:rsidP="00BD2D72">
      <w:pPr>
        <w:rPr>
          <w:b/>
          <w:bCs/>
        </w:rPr>
      </w:pPr>
      <w:r w:rsidRPr="00BD2D72">
        <w:rPr>
          <w:b/>
          <w:bCs/>
        </w:rPr>
        <w:t> </w:t>
      </w:r>
    </w:p>
    <w:p w14:paraId="3BACD119" w14:textId="519372F3" w:rsidR="00BD2D72" w:rsidRPr="00BD2D72" w:rsidRDefault="00BD2D72" w:rsidP="00BD2D72">
      <w:r w:rsidRPr="00BD2D72">
        <w:t>TECHNOLOGY DIRECTORATE </w:t>
      </w:r>
      <w:r w:rsidRPr="00BD2D72">
        <w:br/>
        <w:t>WASHINGTON, DC </w:t>
      </w:r>
      <w:r w:rsidRPr="00BD2D72">
        <w:br/>
      </w:r>
      <w:r w:rsidRPr="00E02FD1">
        <w:t>MAY</w:t>
      </w:r>
      <w:r w:rsidRPr="00BD2D72">
        <w:t xml:space="preserve"> 202</w:t>
      </w:r>
      <w:r w:rsidRPr="00E02FD1">
        <w:t>5</w:t>
      </w:r>
      <w:r w:rsidRPr="00BD2D72">
        <w:t> </w:t>
      </w:r>
      <w:r w:rsidRPr="00BD2D72">
        <w:br/>
        <w:t>VERSION 1.0 </w:t>
      </w:r>
    </w:p>
    <w:p w14:paraId="6FDE8C83" w14:textId="339DF2D5" w:rsidR="00BD2D72" w:rsidRDefault="00BD2D72" w:rsidP="00BD2D72">
      <w:pPr>
        <w:rPr>
          <w:b/>
          <w:bCs/>
        </w:rPr>
      </w:pPr>
      <w:r w:rsidRPr="00BD2D72">
        <w:rPr>
          <w:b/>
          <w:bCs/>
        </w:rPr>
        <w:t> </w:t>
      </w:r>
    </w:p>
    <w:p w14:paraId="49FFB689" w14:textId="1D1BCA5A" w:rsidR="006873D4" w:rsidRPr="00575D36" w:rsidRDefault="00BD2D72" w:rsidP="00575D36">
      <w:pPr>
        <w:rPr>
          <w:b/>
          <w:bCs/>
        </w:rPr>
      </w:pPr>
      <w:r>
        <w:rPr>
          <w:b/>
          <w:bCs/>
        </w:rPr>
        <w:br w:type="page"/>
      </w:r>
    </w:p>
    <w:p w14:paraId="158F6F36" w14:textId="251D1991" w:rsidR="006873D4" w:rsidRPr="00E02FD1" w:rsidRDefault="006873D4" w:rsidP="005B47AC">
      <w:pPr>
        <w:ind w:left="360"/>
        <w:rPr>
          <w:b/>
          <w:bCs/>
          <w:sz w:val="36"/>
          <w:szCs w:val="36"/>
          <w:u w:val="single"/>
        </w:rPr>
      </w:pPr>
      <w:r w:rsidRPr="00E02FD1">
        <w:rPr>
          <w:b/>
          <w:bCs/>
          <w:sz w:val="36"/>
          <w:szCs w:val="36"/>
          <w:u w:val="single"/>
        </w:rPr>
        <w:lastRenderedPageBreak/>
        <w:t>RFI DETAILS:</w:t>
      </w:r>
    </w:p>
    <w:tbl>
      <w:tblPr>
        <w:tblStyle w:val="TableGrid"/>
        <w:tblW w:w="9835" w:type="dxa"/>
        <w:tblInd w:w="355" w:type="dxa"/>
        <w:tblLook w:val="04A0" w:firstRow="1" w:lastRow="0" w:firstColumn="1" w:lastColumn="0" w:noHBand="0" w:noVBand="1"/>
      </w:tblPr>
      <w:tblGrid>
        <w:gridCol w:w="2456"/>
        <w:gridCol w:w="2118"/>
        <w:gridCol w:w="3056"/>
        <w:gridCol w:w="2205"/>
      </w:tblGrid>
      <w:tr w:rsidR="00F33CCE" w14:paraId="3F0C12E4" w14:textId="77777777" w:rsidTr="73F51DE3">
        <w:trPr>
          <w:trHeight w:val="310"/>
        </w:trPr>
        <w:tc>
          <w:tcPr>
            <w:tcW w:w="2456" w:type="dxa"/>
            <w:shd w:val="clear" w:color="auto" w:fill="1F4E79" w:themeFill="accent5" w:themeFillShade="80"/>
          </w:tcPr>
          <w:p w14:paraId="64344CD3" w14:textId="132E0029" w:rsidR="005B47AC" w:rsidRPr="0027329A" w:rsidRDefault="006873D4" w:rsidP="005B47AC">
            <w:pPr>
              <w:rPr>
                <w:b/>
                <w:bCs/>
                <w:color w:val="FFFFFF" w:themeColor="background1"/>
              </w:rPr>
            </w:pPr>
            <w:r w:rsidRPr="0027329A">
              <w:rPr>
                <w:b/>
                <w:bCs/>
                <w:color w:val="FFFFFF" w:themeColor="background1"/>
              </w:rPr>
              <w:t xml:space="preserve">RFI </w:t>
            </w:r>
            <w:r w:rsidR="00575D36">
              <w:rPr>
                <w:b/>
                <w:bCs/>
                <w:color w:val="FFFFFF" w:themeColor="background1"/>
              </w:rPr>
              <w:t xml:space="preserve">Release </w:t>
            </w:r>
            <w:r w:rsidRPr="0027329A">
              <w:rPr>
                <w:b/>
                <w:bCs/>
                <w:color w:val="FFFFFF" w:themeColor="background1"/>
              </w:rPr>
              <w:t>Date</w:t>
            </w:r>
          </w:p>
        </w:tc>
        <w:tc>
          <w:tcPr>
            <w:tcW w:w="2118" w:type="dxa"/>
            <w:shd w:val="clear" w:color="auto" w:fill="1F4E79" w:themeFill="accent5" w:themeFillShade="80"/>
          </w:tcPr>
          <w:p w14:paraId="45741AB6" w14:textId="05672E1E" w:rsidR="005B47AC" w:rsidRPr="0027329A" w:rsidRDefault="006873D4" w:rsidP="005B47AC">
            <w:pPr>
              <w:rPr>
                <w:b/>
                <w:bCs/>
                <w:color w:val="FFFFFF" w:themeColor="background1"/>
              </w:rPr>
            </w:pPr>
            <w:r w:rsidRPr="0027329A">
              <w:rPr>
                <w:b/>
                <w:bCs/>
                <w:color w:val="FFFFFF" w:themeColor="background1"/>
              </w:rPr>
              <w:t>Respon</w:t>
            </w:r>
            <w:r w:rsidR="0027329A" w:rsidRPr="0027329A">
              <w:rPr>
                <w:b/>
                <w:bCs/>
                <w:color w:val="FFFFFF" w:themeColor="background1"/>
              </w:rPr>
              <w:t>se Date</w:t>
            </w:r>
            <w:r w:rsidRPr="0027329A">
              <w:rPr>
                <w:b/>
                <w:bCs/>
                <w:color w:val="FFFFFF" w:themeColor="background1"/>
              </w:rPr>
              <w:t xml:space="preserve"> </w:t>
            </w:r>
          </w:p>
        </w:tc>
        <w:tc>
          <w:tcPr>
            <w:tcW w:w="3056" w:type="dxa"/>
            <w:shd w:val="clear" w:color="auto" w:fill="1F4E79" w:themeFill="accent5" w:themeFillShade="80"/>
          </w:tcPr>
          <w:p w14:paraId="12318CB7" w14:textId="3ECDC9AE" w:rsidR="005B47AC" w:rsidRPr="0027329A" w:rsidRDefault="006873D4" w:rsidP="005B47AC">
            <w:pPr>
              <w:rPr>
                <w:b/>
                <w:bCs/>
                <w:color w:val="FFFFFF" w:themeColor="background1"/>
              </w:rPr>
            </w:pPr>
            <w:r w:rsidRPr="0027329A">
              <w:rPr>
                <w:b/>
                <w:bCs/>
                <w:color w:val="FFFFFF" w:themeColor="background1"/>
              </w:rPr>
              <w:t xml:space="preserve">RFI Requested by </w:t>
            </w:r>
          </w:p>
        </w:tc>
        <w:tc>
          <w:tcPr>
            <w:tcW w:w="2205" w:type="dxa"/>
            <w:shd w:val="clear" w:color="auto" w:fill="1F4E79" w:themeFill="accent5" w:themeFillShade="80"/>
          </w:tcPr>
          <w:p w14:paraId="11EFFEBB" w14:textId="0879FEA2" w:rsidR="005B47AC" w:rsidRPr="0027329A" w:rsidRDefault="0054271D" w:rsidP="005B47AC">
            <w:pPr>
              <w:rPr>
                <w:b/>
                <w:bCs/>
                <w:color w:val="FFFFFF" w:themeColor="background1"/>
              </w:rPr>
            </w:pPr>
            <w:r w:rsidRPr="0027329A">
              <w:rPr>
                <w:b/>
                <w:bCs/>
                <w:color w:val="FFFFFF" w:themeColor="background1"/>
              </w:rPr>
              <w:t>Area</w:t>
            </w:r>
          </w:p>
        </w:tc>
      </w:tr>
      <w:tr w:rsidR="00F33CCE" w14:paraId="554278E3" w14:textId="77777777" w:rsidTr="73F51DE3">
        <w:trPr>
          <w:trHeight w:val="863"/>
        </w:trPr>
        <w:tc>
          <w:tcPr>
            <w:tcW w:w="2456" w:type="dxa"/>
          </w:tcPr>
          <w:p w14:paraId="4D3D8F31" w14:textId="246FBF25" w:rsidR="005B47AC" w:rsidRPr="0027329A" w:rsidRDefault="0FD98D26" w:rsidP="005B47AC">
            <w:r>
              <w:t>Fri</w:t>
            </w:r>
            <w:r w:rsidR="308997AC">
              <w:t xml:space="preserve">, June </w:t>
            </w:r>
            <w:r w:rsidR="39F70EFD">
              <w:t>6</w:t>
            </w:r>
            <w:r w:rsidR="26081C25">
              <w:t>, 2025</w:t>
            </w:r>
          </w:p>
        </w:tc>
        <w:tc>
          <w:tcPr>
            <w:tcW w:w="2118" w:type="dxa"/>
          </w:tcPr>
          <w:p w14:paraId="4DAB26E3" w14:textId="362604A5" w:rsidR="005B47AC" w:rsidRPr="00575D36" w:rsidRDefault="2C3794F4" w:rsidP="005B47AC">
            <w:r>
              <w:t>Fri</w:t>
            </w:r>
            <w:r w:rsidR="4B9BA9BF">
              <w:t>,</w:t>
            </w:r>
            <w:r w:rsidR="26081C25">
              <w:t xml:space="preserve"> </w:t>
            </w:r>
            <w:r w:rsidR="5A165F81">
              <w:t>June</w:t>
            </w:r>
            <w:r w:rsidR="6643BAC2">
              <w:t xml:space="preserve"> </w:t>
            </w:r>
            <w:r w:rsidR="0EF030DB">
              <w:t>20</w:t>
            </w:r>
            <w:r w:rsidR="069248F3">
              <w:t>th</w:t>
            </w:r>
            <w:r w:rsidR="6643BAC2">
              <w:t>,</w:t>
            </w:r>
            <w:r w:rsidR="26081C25">
              <w:t xml:space="preserve"> 2025</w:t>
            </w:r>
          </w:p>
        </w:tc>
        <w:tc>
          <w:tcPr>
            <w:tcW w:w="3056" w:type="dxa"/>
          </w:tcPr>
          <w:p w14:paraId="39FFB55F" w14:textId="17910ADA" w:rsidR="005B47AC" w:rsidRPr="0027329A" w:rsidRDefault="0054271D" w:rsidP="005B47AC">
            <w:r w:rsidRPr="0027329A">
              <w:t>US Department of Justice – Antitrust Division</w:t>
            </w:r>
          </w:p>
        </w:tc>
        <w:tc>
          <w:tcPr>
            <w:tcW w:w="2205" w:type="dxa"/>
          </w:tcPr>
          <w:p w14:paraId="21DDCE5D" w14:textId="4A4F4267" w:rsidR="005B47AC" w:rsidRPr="0027329A" w:rsidRDefault="0054271D" w:rsidP="005B47AC">
            <w:r w:rsidRPr="0027329A">
              <w:t>Technology Modernization</w:t>
            </w:r>
          </w:p>
        </w:tc>
      </w:tr>
      <w:tr w:rsidR="00F33CCE" w14:paraId="2180FD73" w14:textId="77777777" w:rsidTr="73F51DE3">
        <w:trPr>
          <w:trHeight w:val="310"/>
        </w:trPr>
        <w:tc>
          <w:tcPr>
            <w:tcW w:w="2456" w:type="dxa"/>
            <w:shd w:val="clear" w:color="auto" w:fill="1F4E79" w:themeFill="accent5" w:themeFillShade="80"/>
          </w:tcPr>
          <w:p w14:paraId="722471A8" w14:textId="768FB8D9" w:rsidR="005B47AC" w:rsidRPr="0027329A" w:rsidRDefault="006873D4" w:rsidP="005B47AC">
            <w:pPr>
              <w:rPr>
                <w:b/>
                <w:bCs/>
                <w:color w:val="FFFFFF" w:themeColor="background1"/>
              </w:rPr>
            </w:pPr>
            <w:r w:rsidRPr="0027329A">
              <w:rPr>
                <w:b/>
                <w:bCs/>
                <w:color w:val="FFFFFF" w:themeColor="background1"/>
              </w:rPr>
              <w:t>RFI Point</w:t>
            </w:r>
            <w:r w:rsidR="00445162" w:rsidRPr="0027329A">
              <w:rPr>
                <w:b/>
                <w:bCs/>
                <w:color w:val="FFFFFF" w:themeColor="background1"/>
              </w:rPr>
              <w:t>s</w:t>
            </w:r>
            <w:r w:rsidRPr="0027329A">
              <w:rPr>
                <w:b/>
                <w:bCs/>
                <w:color w:val="FFFFFF" w:themeColor="background1"/>
              </w:rPr>
              <w:t xml:space="preserve"> of Contact</w:t>
            </w:r>
          </w:p>
        </w:tc>
        <w:tc>
          <w:tcPr>
            <w:tcW w:w="2118" w:type="dxa"/>
            <w:shd w:val="clear" w:color="auto" w:fill="1F4E79" w:themeFill="accent5" w:themeFillShade="80"/>
          </w:tcPr>
          <w:p w14:paraId="7B292806" w14:textId="4BABC3BD" w:rsidR="005B47AC" w:rsidRPr="0027329A" w:rsidRDefault="006873D4" w:rsidP="005B47AC">
            <w:pPr>
              <w:rPr>
                <w:b/>
                <w:bCs/>
                <w:color w:val="FFFFFF" w:themeColor="background1"/>
              </w:rPr>
            </w:pPr>
            <w:r w:rsidRPr="0027329A">
              <w:rPr>
                <w:b/>
                <w:bCs/>
                <w:color w:val="FFFFFF" w:themeColor="background1"/>
              </w:rPr>
              <w:t>Title</w:t>
            </w:r>
          </w:p>
        </w:tc>
        <w:tc>
          <w:tcPr>
            <w:tcW w:w="3056" w:type="dxa"/>
            <w:shd w:val="clear" w:color="auto" w:fill="1F4E79" w:themeFill="accent5" w:themeFillShade="80"/>
          </w:tcPr>
          <w:p w14:paraId="74F160E4" w14:textId="121AE7D6" w:rsidR="005B47AC" w:rsidRPr="0027329A" w:rsidRDefault="00F33CCE" w:rsidP="005B47AC">
            <w:pPr>
              <w:rPr>
                <w:b/>
                <w:bCs/>
                <w:color w:val="FFFFFF" w:themeColor="background1"/>
              </w:rPr>
            </w:pPr>
            <w:r w:rsidRPr="0027329A">
              <w:rPr>
                <w:b/>
                <w:bCs/>
                <w:color w:val="FFFFFF" w:themeColor="background1"/>
              </w:rPr>
              <w:t>Email</w:t>
            </w:r>
          </w:p>
        </w:tc>
        <w:tc>
          <w:tcPr>
            <w:tcW w:w="2205" w:type="dxa"/>
            <w:shd w:val="clear" w:color="auto" w:fill="1F4E79" w:themeFill="accent5" w:themeFillShade="80"/>
          </w:tcPr>
          <w:p w14:paraId="6B1F0EA0" w14:textId="7867D699" w:rsidR="005B47AC" w:rsidRPr="0027329A" w:rsidRDefault="005B47AC" w:rsidP="005B47AC">
            <w:pPr>
              <w:rPr>
                <w:color w:val="FFFFFF" w:themeColor="background1"/>
              </w:rPr>
            </w:pPr>
          </w:p>
        </w:tc>
      </w:tr>
      <w:tr w:rsidR="00F33CCE" w14:paraId="232997AB" w14:textId="77777777" w:rsidTr="73F51DE3">
        <w:trPr>
          <w:trHeight w:val="1016"/>
        </w:trPr>
        <w:tc>
          <w:tcPr>
            <w:tcW w:w="2456" w:type="dxa"/>
          </w:tcPr>
          <w:p w14:paraId="3336AFA0" w14:textId="76D6C8B0" w:rsidR="00F33CCE" w:rsidRPr="0027329A" w:rsidRDefault="00445162" w:rsidP="005B47AC">
            <w:r w:rsidRPr="0027329A">
              <w:t>Elliott Jones</w:t>
            </w:r>
          </w:p>
          <w:p w14:paraId="4FEE8CF1" w14:textId="77777777" w:rsidR="00445162" w:rsidRPr="0027329A" w:rsidRDefault="00445162" w:rsidP="005B47AC"/>
          <w:p w14:paraId="3EA601D7" w14:textId="77777777" w:rsidR="00445162" w:rsidRPr="0027329A" w:rsidRDefault="00445162" w:rsidP="005B47AC"/>
          <w:p w14:paraId="77003D53" w14:textId="34D085B3" w:rsidR="00445162" w:rsidRPr="0027329A" w:rsidRDefault="00445162" w:rsidP="005B47AC">
            <w:r w:rsidRPr="0027329A">
              <w:t>Jacob Henson</w:t>
            </w:r>
          </w:p>
          <w:p w14:paraId="57AA12BD" w14:textId="77777777" w:rsidR="00445162" w:rsidRPr="0027329A" w:rsidRDefault="00445162" w:rsidP="005B47AC"/>
          <w:p w14:paraId="187461EA" w14:textId="0F0853D8" w:rsidR="00445162" w:rsidRPr="0027329A" w:rsidRDefault="00445162" w:rsidP="005B47AC"/>
        </w:tc>
        <w:tc>
          <w:tcPr>
            <w:tcW w:w="2118" w:type="dxa"/>
          </w:tcPr>
          <w:p w14:paraId="39D3B861" w14:textId="77777777" w:rsidR="00F33CCE" w:rsidRPr="0027329A" w:rsidRDefault="00F33CCE" w:rsidP="005B47AC">
            <w:r w:rsidRPr="0027329A">
              <w:t>Chief, Acquisition Management Section</w:t>
            </w:r>
          </w:p>
          <w:p w14:paraId="690984FF" w14:textId="77777777" w:rsidR="00445162" w:rsidRPr="0027329A" w:rsidRDefault="00445162" w:rsidP="005B47AC"/>
          <w:p w14:paraId="5D492D17" w14:textId="70C97474" w:rsidR="00445162" w:rsidRPr="0027329A" w:rsidRDefault="00314F07" w:rsidP="005B47AC">
            <w:r w:rsidRPr="0027329A">
              <w:t>Team Lead</w:t>
            </w:r>
            <w:r>
              <w:t>,</w:t>
            </w:r>
            <w:r w:rsidRPr="0027329A">
              <w:t xml:space="preserve"> </w:t>
            </w:r>
            <w:r w:rsidR="00C01485" w:rsidRPr="0027329A">
              <w:t xml:space="preserve">Acquisition Management Section </w:t>
            </w:r>
          </w:p>
          <w:p w14:paraId="43DCFD4A" w14:textId="599B0412" w:rsidR="00445162" w:rsidRPr="0027329A" w:rsidRDefault="00445162" w:rsidP="005B47AC"/>
        </w:tc>
        <w:tc>
          <w:tcPr>
            <w:tcW w:w="3056" w:type="dxa"/>
          </w:tcPr>
          <w:p w14:paraId="756007B0" w14:textId="57A28023" w:rsidR="00F33CCE" w:rsidRPr="00631B96" w:rsidRDefault="00631B96" w:rsidP="0027329A">
            <w:pPr>
              <w:jc w:val="center"/>
              <w:rPr>
                <w:rStyle w:val="Hyperlink"/>
              </w:rPr>
            </w:pPr>
            <w:r>
              <w:fldChar w:fldCharType="begin"/>
            </w:r>
            <w:r>
              <w:instrText xml:space="preserve"> HYPERLINK "mailto:Elliott.Jones@usdoj.gov" </w:instrText>
            </w:r>
            <w:r>
              <w:fldChar w:fldCharType="separate"/>
            </w:r>
            <w:r w:rsidR="00C01485" w:rsidRPr="00631B96">
              <w:rPr>
                <w:rStyle w:val="Hyperlink"/>
              </w:rPr>
              <w:t>Elliott.Jone</w:t>
            </w:r>
            <w:r w:rsidR="00575D36" w:rsidRPr="00631B96">
              <w:rPr>
                <w:rStyle w:val="Hyperlink"/>
              </w:rPr>
              <w:t>s</w:t>
            </w:r>
            <w:r w:rsidR="00C01485" w:rsidRPr="00631B96">
              <w:rPr>
                <w:rStyle w:val="Hyperlink"/>
              </w:rPr>
              <w:t>@usdoj.gov</w:t>
            </w:r>
          </w:p>
          <w:p w14:paraId="05D54E18" w14:textId="41B80C72" w:rsidR="00C01485" w:rsidRPr="0027329A" w:rsidRDefault="00631B96" w:rsidP="0027329A">
            <w:pPr>
              <w:jc w:val="center"/>
            </w:pPr>
            <w:r>
              <w:fldChar w:fldCharType="end"/>
            </w:r>
          </w:p>
          <w:p w14:paraId="08C38CD9" w14:textId="77777777" w:rsidR="00C01485" w:rsidRPr="0027329A" w:rsidRDefault="00C01485" w:rsidP="0027329A">
            <w:pPr>
              <w:jc w:val="center"/>
            </w:pPr>
          </w:p>
          <w:p w14:paraId="0FEDCAF7" w14:textId="2883FDCD" w:rsidR="00C01485" w:rsidRPr="0027329A" w:rsidRDefault="00575D36" w:rsidP="0027329A">
            <w:pPr>
              <w:jc w:val="center"/>
            </w:pPr>
            <w:hyperlink r:id="rId11" w:history="1">
              <w:r w:rsidRPr="00BF4432">
                <w:rPr>
                  <w:rStyle w:val="Hyperlink"/>
                </w:rPr>
                <w:t>Jacob.Henson2@usdoj.gov</w:t>
              </w:r>
            </w:hyperlink>
          </w:p>
        </w:tc>
        <w:tc>
          <w:tcPr>
            <w:tcW w:w="2205" w:type="dxa"/>
          </w:tcPr>
          <w:p w14:paraId="3090195B" w14:textId="3B1536A2" w:rsidR="00F33CCE" w:rsidRPr="0027329A" w:rsidRDefault="00314F07" w:rsidP="005B47AC">
            <w:r>
              <w:t>Acquisitions</w:t>
            </w:r>
          </w:p>
        </w:tc>
      </w:tr>
    </w:tbl>
    <w:p w14:paraId="1D0B8F08" w14:textId="18081ACC" w:rsidR="006873D4" w:rsidRDefault="006873D4" w:rsidP="005B47AC">
      <w:pPr>
        <w:pStyle w:val="ListParagraph"/>
        <w:rPr>
          <w:sz w:val="36"/>
          <w:szCs w:val="36"/>
          <w:u w:val="single"/>
        </w:rPr>
      </w:pPr>
    </w:p>
    <w:p w14:paraId="23734418" w14:textId="21B827FE" w:rsidR="00AB4A54" w:rsidRPr="006873D4" w:rsidRDefault="006873D4" w:rsidP="006873D4">
      <w:pPr>
        <w:rPr>
          <w:sz w:val="36"/>
          <w:szCs w:val="36"/>
          <w:u w:val="single"/>
        </w:rPr>
      </w:pPr>
      <w:r>
        <w:rPr>
          <w:sz w:val="36"/>
          <w:szCs w:val="36"/>
          <w:u w:val="single"/>
        </w:rPr>
        <w:br w:type="page"/>
      </w:r>
    </w:p>
    <w:p w14:paraId="364A9FB1" w14:textId="4F549566" w:rsidR="003E05BD" w:rsidRPr="00445162" w:rsidRDefault="003E05BD" w:rsidP="4144B9B0">
      <w:pPr>
        <w:pStyle w:val="ListParagraph"/>
        <w:numPr>
          <w:ilvl w:val="0"/>
          <w:numId w:val="15"/>
        </w:numPr>
        <w:spacing w:after="120"/>
        <w:rPr>
          <w:rFonts w:ascii="Calibri" w:eastAsia="Calibri" w:hAnsi="Calibri" w:cs="Calibri"/>
          <w:b/>
          <w:bCs/>
          <w:u w:val="single"/>
        </w:rPr>
      </w:pPr>
      <w:r w:rsidRPr="4144B9B0">
        <w:rPr>
          <w:rFonts w:ascii="Calibri" w:eastAsia="Calibri" w:hAnsi="Calibri" w:cs="Calibri"/>
          <w:b/>
          <w:bCs/>
          <w:u w:val="single"/>
        </w:rPr>
        <w:lastRenderedPageBreak/>
        <w:t>Issu</w:t>
      </w:r>
      <w:r w:rsidR="314D389A" w:rsidRPr="4144B9B0">
        <w:rPr>
          <w:rFonts w:ascii="Calibri" w:eastAsia="Calibri" w:hAnsi="Calibri" w:cs="Calibri"/>
          <w:b/>
          <w:bCs/>
          <w:u w:val="single"/>
        </w:rPr>
        <w:t>ing Agency</w:t>
      </w:r>
    </w:p>
    <w:p w14:paraId="67DD26CF" w14:textId="228F184B" w:rsidR="003E05BD" w:rsidRPr="00445162" w:rsidRDefault="003E05BD" w:rsidP="4144B9B0">
      <w:pPr>
        <w:spacing w:after="120"/>
        <w:rPr>
          <w:rFonts w:ascii="Calibri" w:eastAsia="Calibri" w:hAnsi="Calibri" w:cs="Calibri"/>
        </w:rPr>
      </w:pPr>
      <w:r w:rsidRPr="4144B9B0">
        <w:rPr>
          <w:rFonts w:ascii="Calibri" w:eastAsia="Calibri" w:hAnsi="Calibri" w:cs="Calibri"/>
        </w:rPr>
        <w:t xml:space="preserve">This </w:t>
      </w:r>
      <w:r w:rsidR="314D389A" w:rsidRPr="4144B9B0">
        <w:rPr>
          <w:rFonts w:ascii="Calibri" w:eastAsia="Calibri" w:hAnsi="Calibri" w:cs="Calibri"/>
        </w:rPr>
        <w:t xml:space="preserve">is a </w:t>
      </w:r>
      <w:r w:rsidRPr="4144B9B0">
        <w:rPr>
          <w:rFonts w:ascii="Calibri" w:eastAsia="Calibri" w:hAnsi="Calibri" w:cs="Calibri"/>
        </w:rPr>
        <w:t>Request for Information (RFI) being issued by the Department of the Justice (DOJ), Antitrust Division (ATR)</w:t>
      </w:r>
      <w:r w:rsidR="314D389A" w:rsidRPr="4144B9B0">
        <w:rPr>
          <w:rFonts w:ascii="Calibri" w:eastAsia="Calibri" w:hAnsi="Calibri" w:cs="Calibri"/>
        </w:rPr>
        <w:t xml:space="preserve"> on behalf it</w:t>
      </w:r>
      <w:r w:rsidRPr="4144B9B0">
        <w:rPr>
          <w:rFonts w:ascii="Calibri" w:eastAsia="Calibri" w:hAnsi="Calibri" w:cs="Calibri"/>
        </w:rPr>
        <w:t>s Technology Directorate (TD</w:t>
      </w:r>
      <w:r w:rsidR="0354DCAD" w:rsidRPr="4144B9B0">
        <w:rPr>
          <w:rFonts w:ascii="Calibri" w:eastAsia="Calibri" w:hAnsi="Calibri" w:cs="Calibri"/>
        </w:rPr>
        <w:t>).</w:t>
      </w:r>
    </w:p>
    <w:p w14:paraId="4A13A716" w14:textId="16205CCE" w:rsidR="00BF1D5E" w:rsidRPr="00445162" w:rsidRDefault="5C4FFE7C" w:rsidP="4144B9B0">
      <w:pPr>
        <w:pStyle w:val="ListParagraph"/>
        <w:numPr>
          <w:ilvl w:val="0"/>
          <w:numId w:val="15"/>
        </w:numPr>
        <w:spacing w:after="120"/>
        <w:rPr>
          <w:rFonts w:ascii="Calibri" w:eastAsia="Calibri" w:hAnsi="Calibri" w:cs="Calibri"/>
          <w:b/>
          <w:bCs/>
          <w:u w:val="single"/>
        </w:rPr>
      </w:pPr>
      <w:r w:rsidRPr="4144B9B0">
        <w:rPr>
          <w:rFonts w:ascii="Calibri" w:eastAsia="Calibri" w:hAnsi="Calibri" w:cs="Calibri"/>
          <w:b/>
          <w:bCs/>
          <w:u w:val="single"/>
        </w:rPr>
        <w:t>Division Background</w:t>
      </w:r>
    </w:p>
    <w:p w14:paraId="6EFDE4AF" w14:textId="65D34136" w:rsidR="00BF1D5E" w:rsidRPr="00445162" w:rsidRDefault="5C4FFE7C" w:rsidP="00C734C4">
      <w:pPr>
        <w:spacing w:after="120"/>
        <w:jc w:val="both"/>
        <w:rPr>
          <w:rFonts w:ascii="Calibri" w:eastAsia="Calibri" w:hAnsi="Calibri" w:cs="Calibri"/>
        </w:rPr>
      </w:pPr>
      <w:r w:rsidRPr="4144B9B0">
        <w:rPr>
          <w:rFonts w:ascii="Calibri" w:eastAsia="Calibri" w:hAnsi="Calibri" w:cs="Calibri"/>
        </w:rPr>
        <w:t>The primary mission of the Antitrust Division (ATR), U.S. Department of Justice (DOJ), is to promote competition in the U.S. economy through enforcement of, improvements to, and education about antitrust laws and principles. Its goal is an environment in which U.S. consumers receive goods and services of the highest quality at the lowest price, and in which businesses compete fairly on the merits. By protecting competition across industries and geographic borders, the Division’s work serves as a catalyst for economic efficiency and growth with benefits accruing to both American consumers and American businesses. The Executive Office provides administrative and management support to the Division and includes three Directorates</w:t>
      </w:r>
      <w:r w:rsidR="567FE7C2" w:rsidRPr="4144B9B0">
        <w:rPr>
          <w:rFonts w:ascii="Calibri" w:eastAsia="Calibri" w:hAnsi="Calibri" w:cs="Calibri"/>
        </w:rPr>
        <w:t xml:space="preserve"> and the Litigation Support Section</w:t>
      </w:r>
      <w:r w:rsidRPr="4144B9B0">
        <w:rPr>
          <w:rFonts w:ascii="Calibri" w:eastAsia="Calibri" w:hAnsi="Calibri" w:cs="Calibri"/>
        </w:rPr>
        <w:t>: The Technology Directorate, the Management Directorate, and the Human Capital Directorate. The Technology Directorate administers the Division’s technology program, including automated litigation support, management information systems, and office automation systems to support the Division's attorneys, economists, and managers.</w:t>
      </w:r>
      <w:r w:rsidR="3AB01F5B" w:rsidRPr="4144B9B0">
        <w:rPr>
          <w:rFonts w:ascii="Calibri" w:eastAsia="Calibri" w:hAnsi="Calibri" w:cs="Calibri"/>
        </w:rPr>
        <w:t xml:space="preserve"> The Litigation Support Section manages the technology and data workflow for the investigative and litigative matters of the Division.</w:t>
      </w:r>
      <w:r w:rsidRPr="4144B9B0">
        <w:rPr>
          <w:rFonts w:ascii="Calibri" w:eastAsia="Calibri" w:hAnsi="Calibri" w:cs="Calibri"/>
        </w:rPr>
        <w:t> </w:t>
      </w:r>
    </w:p>
    <w:p w14:paraId="68CF5DCC" w14:textId="0DDF089A" w:rsidR="000C0D70" w:rsidRPr="00445162" w:rsidRDefault="003E05BD" w:rsidP="4144B9B0">
      <w:pPr>
        <w:pStyle w:val="ListParagraph"/>
        <w:numPr>
          <w:ilvl w:val="0"/>
          <w:numId w:val="15"/>
        </w:numPr>
        <w:spacing w:after="120"/>
        <w:rPr>
          <w:rFonts w:ascii="Calibri" w:eastAsia="Calibri" w:hAnsi="Calibri" w:cs="Calibri"/>
          <w:b/>
          <w:bCs/>
          <w:u w:val="single"/>
        </w:rPr>
      </w:pPr>
      <w:r w:rsidRPr="4144B9B0">
        <w:rPr>
          <w:rFonts w:ascii="Calibri" w:eastAsia="Calibri" w:hAnsi="Calibri" w:cs="Calibri"/>
          <w:b/>
          <w:bCs/>
          <w:u w:val="single"/>
        </w:rPr>
        <w:t>RFI Purpose</w:t>
      </w:r>
    </w:p>
    <w:p w14:paraId="149F6B12" w14:textId="0940F127" w:rsidR="00744C85" w:rsidRDefault="003E05BD" w:rsidP="00460EEE">
      <w:pPr>
        <w:spacing w:after="120"/>
        <w:jc w:val="both"/>
        <w:rPr>
          <w:rFonts w:ascii="Calibri" w:eastAsia="Calibri" w:hAnsi="Calibri" w:cs="Calibri"/>
        </w:rPr>
      </w:pPr>
      <w:r w:rsidRPr="4144B9B0">
        <w:rPr>
          <w:rFonts w:ascii="Calibri" w:eastAsia="Calibri" w:hAnsi="Calibri" w:cs="Calibri"/>
        </w:rPr>
        <w:t xml:space="preserve">The Government is seeking to </w:t>
      </w:r>
      <w:r w:rsidR="23241F58" w:rsidRPr="4144B9B0">
        <w:rPr>
          <w:rFonts w:ascii="Calibri" w:eastAsia="Calibri" w:hAnsi="Calibri" w:cs="Calibri"/>
        </w:rPr>
        <w:t xml:space="preserve">resurvey the marketplace to </w:t>
      </w:r>
      <w:r w:rsidRPr="4144B9B0">
        <w:rPr>
          <w:rFonts w:ascii="Calibri" w:eastAsia="Calibri" w:hAnsi="Calibri" w:cs="Calibri"/>
        </w:rPr>
        <w:t>obtain market research, including industry comments, recommendations, and questions regarding</w:t>
      </w:r>
      <w:r w:rsidR="0354DCAD" w:rsidRPr="4144B9B0">
        <w:rPr>
          <w:rFonts w:ascii="Calibri" w:eastAsia="Calibri" w:hAnsi="Calibri" w:cs="Calibri"/>
        </w:rPr>
        <w:t xml:space="preserve"> the resources</w:t>
      </w:r>
      <w:r w:rsidR="08EF5E82" w:rsidRPr="4144B9B0">
        <w:rPr>
          <w:rFonts w:ascii="Calibri" w:eastAsia="Calibri" w:hAnsi="Calibri" w:cs="Calibri"/>
        </w:rPr>
        <w:t xml:space="preserve"> needed</w:t>
      </w:r>
      <w:r w:rsidR="64DFEC25" w:rsidRPr="4144B9B0">
        <w:rPr>
          <w:rFonts w:ascii="Calibri" w:eastAsia="Calibri" w:hAnsi="Calibri" w:cs="Calibri"/>
        </w:rPr>
        <w:t xml:space="preserve"> to implement a</w:t>
      </w:r>
      <w:r w:rsidRPr="4144B9B0">
        <w:rPr>
          <w:rFonts w:ascii="Calibri" w:eastAsia="Calibri" w:hAnsi="Calibri" w:cs="Calibri"/>
        </w:rPr>
        <w:t xml:space="preserve"> </w:t>
      </w:r>
      <w:r w:rsidRPr="4144B9B0">
        <w:rPr>
          <w:rFonts w:ascii="Calibri" w:eastAsia="Calibri" w:hAnsi="Calibri" w:cs="Calibri"/>
          <w:u w:val="single"/>
        </w:rPr>
        <w:t>Legal Matter Management and Document Management system.</w:t>
      </w:r>
      <w:r w:rsidRPr="4144B9B0">
        <w:rPr>
          <w:rFonts w:ascii="Calibri" w:eastAsia="Calibri" w:hAnsi="Calibri" w:cs="Calibri"/>
        </w:rPr>
        <w:t xml:space="preserve"> </w:t>
      </w:r>
      <w:r w:rsidR="52EF5FE2" w:rsidRPr="4144B9B0">
        <w:rPr>
          <w:rFonts w:ascii="Calibri" w:eastAsia="Calibri" w:hAnsi="Calibri" w:cs="Calibri"/>
        </w:rPr>
        <w:t>ATR will review vendor solution capabilities and</w:t>
      </w:r>
      <w:r w:rsidR="13FF27FD" w:rsidRPr="4144B9B0">
        <w:rPr>
          <w:rFonts w:ascii="Calibri" w:eastAsia="Calibri" w:hAnsi="Calibri" w:cs="Calibri"/>
        </w:rPr>
        <w:t xml:space="preserve"> the</w:t>
      </w:r>
      <w:r w:rsidR="52EF5FE2" w:rsidRPr="4144B9B0">
        <w:rPr>
          <w:rFonts w:ascii="Calibri" w:eastAsia="Calibri" w:hAnsi="Calibri" w:cs="Calibri"/>
        </w:rPr>
        <w:t xml:space="preserve"> pricing approach provided by each</w:t>
      </w:r>
      <w:r w:rsidR="6AC64D39" w:rsidRPr="4144B9B0">
        <w:rPr>
          <w:rFonts w:ascii="Calibri" w:eastAsia="Calibri" w:hAnsi="Calibri" w:cs="Calibri"/>
        </w:rPr>
        <w:t xml:space="preserve"> respondent</w:t>
      </w:r>
      <w:r w:rsidR="52EF5FE2" w:rsidRPr="4144B9B0">
        <w:rPr>
          <w:rFonts w:ascii="Calibri" w:eastAsia="Calibri" w:hAnsi="Calibri" w:cs="Calibri"/>
        </w:rPr>
        <w:t>.</w:t>
      </w:r>
    </w:p>
    <w:p w14:paraId="2EE1C88E" w14:textId="49730598" w:rsidR="000E2D76" w:rsidRPr="00445162" w:rsidRDefault="0354DCAD" w:rsidP="00460EEE">
      <w:pPr>
        <w:spacing w:after="120"/>
        <w:jc w:val="both"/>
        <w:rPr>
          <w:rFonts w:ascii="Calibri" w:eastAsia="Calibri" w:hAnsi="Calibri" w:cs="Calibri"/>
        </w:rPr>
      </w:pPr>
      <w:r w:rsidRPr="4144B9B0">
        <w:rPr>
          <w:rFonts w:ascii="Calibri" w:eastAsia="Calibri" w:hAnsi="Calibri" w:cs="Calibri"/>
          <w:u w:val="single"/>
        </w:rPr>
        <w:t>Response to this RFI is strictly voluntar</w:t>
      </w:r>
      <w:r w:rsidRPr="4144B9B0">
        <w:rPr>
          <w:rFonts w:ascii="Calibri" w:eastAsia="Calibri" w:hAnsi="Calibri" w:cs="Calibri"/>
        </w:rPr>
        <w:t xml:space="preserve">y and will not affect any firm’s ability to submit an offer if, or when, a solicitation is released.  </w:t>
      </w:r>
      <w:r w:rsidRPr="4144B9B0">
        <w:rPr>
          <w:rFonts w:ascii="Calibri" w:eastAsia="Calibri" w:hAnsi="Calibri" w:cs="Calibri"/>
          <w:u w:val="single"/>
        </w:rPr>
        <w:t>This RFI is issued solely for information and planning purposes and does not constitute a solicitation or obligation on the part of the Government.</w:t>
      </w:r>
      <w:r w:rsidRPr="4144B9B0">
        <w:rPr>
          <w:rFonts w:ascii="Calibri" w:eastAsia="Calibri" w:hAnsi="Calibri" w:cs="Calibri"/>
        </w:rPr>
        <w:t xml:space="preserve">  Neither unsolicited proposals nor any other kind of offers will be considered in response to this RFI.  No entitlement to payment by the Government of direct or indirect costs or charges will arise </w:t>
      </w:r>
      <w:proofErr w:type="gramStart"/>
      <w:r w:rsidRPr="4144B9B0">
        <w:rPr>
          <w:rFonts w:ascii="Calibri" w:eastAsia="Calibri" w:hAnsi="Calibri" w:cs="Calibri"/>
        </w:rPr>
        <w:t>as a result of</w:t>
      </w:r>
      <w:proofErr w:type="gramEnd"/>
      <w:r w:rsidRPr="4144B9B0">
        <w:rPr>
          <w:rFonts w:ascii="Calibri" w:eastAsia="Calibri" w:hAnsi="Calibri" w:cs="Calibri"/>
        </w:rPr>
        <w:t xml:space="preserve"> the submission of information in response to this RFI.</w:t>
      </w:r>
    </w:p>
    <w:p w14:paraId="3AF33ED6" w14:textId="11BBF658" w:rsidR="009E2019" w:rsidRDefault="0354DCAD" w:rsidP="00460EEE">
      <w:pPr>
        <w:spacing w:after="120"/>
        <w:jc w:val="both"/>
        <w:rPr>
          <w:rFonts w:ascii="Calibri" w:eastAsia="Calibri" w:hAnsi="Calibri" w:cs="Calibri"/>
        </w:rPr>
      </w:pPr>
      <w:r w:rsidRPr="4144B9B0">
        <w:rPr>
          <w:rFonts w:ascii="Calibri" w:eastAsia="Calibri" w:hAnsi="Calibri" w:cs="Calibri"/>
        </w:rPr>
        <w:t>The Government shall not be liable for or suffer any consequential damages for any improperly identified proprietary information.  Proprietary information will be safeguarded in accordance with the applicable Government regulations. If you submit proprietary information, you are responsible for adequately and clearly marking “PROPRIETARY” on every sheet containing such information and segregate the proprietary information to the maximum extent practical from other portions of your response (e.g. use an attachment or exhibit). Responses to the RFI will not be returned.  An electronic acknowledgement of the Vendor’s RFI response submission will be provided.  If you do not receive an acknowledgement within one workday, please notify the acquisition point</w:t>
      </w:r>
      <w:r w:rsidR="5FAC7713" w:rsidRPr="4144B9B0">
        <w:rPr>
          <w:rFonts w:ascii="Calibri" w:eastAsia="Calibri" w:hAnsi="Calibri" w:cs="Calibri"/>
        </w:rPr>
        <w:t>s</w:t>
      </w:r>
      <w:r w:rsidRPr="4144B9B0">
        <w:rPr>
          <w:rFonts w:ascii="Calibri" w:eastAsia="Calibri" w:hAnsi="Calibri" w:cs="Calibri"/>
        </w:rPr>
        <w:t xml:space="preserve"> of </w:t>
      </w:r>
      <w:r w:rsidR="5FAC7713" w:rsidRPr="4144B9B0">
        <w:rPr>
          <w:rFonts w:ascii="Calibri" w:eastAsia="Calibri" w:hAnsi="Calibri" w:cs="Calibri"/>
        </w:rPr>
        <w:t>contact</w:t>
      </w:r>
      <w:r w:rsidRPr="4144B9B0">
        <w:rPr>
          <w:rFonts w:ascii="Calibri" w:eastAsia="Calibri" w:hAnsi="Calibri" w:cs="Calibri"/>
        </w:rPr>
        <w:t xml:space="preserve"> listed in this RFI to ensure successful delivery.</w:t>
      </w:r>
    </w:p>
    <w:p w14:paraId="2392AEE9" w14:textId="77777777" w:rsidR="009E2019" w:rsidRDefault="009E2019">
      <w:pPr>
        <w:rPr>
          <w:rFonts w:ascii="Calibri" w:eastAsia="Calibri" w:hAnsi="Calibri" w:cs="Calibri"/>
        </w:rPr>
      </w:pPr>
      <w:r>
        <w:rPr>
          <w:rFonts w:ascii="Calibri" w:eastAsia="Calibri" w:hAnsi="Calibri" w:cs="Calibri"/>
        </w:rPr>
        <w:br w:type="page"/>
      </w:r>
    </w:p>
    <w:p w14:paraId="216CDC5A" w14:textId="259248E9" w:rsidR="00BF1D5E" w:rsidRPr="00C734C4" w:rsidRDefault="5C4FFE7C" w:rsidP="716961E9">
      <w:pPr>
        <w:pStyle w:val="ListParagraph"/>
        <w:numPr>
          <w:ilvl w:val="0"/>
          <w:numId w:val="15"/>
        </w:numPr>
        <w:spacing w:after="120"/>
        <w:rPr>
          <w:rFonts w:ascii="Calibri" w:eastAsia="Calibri" w:hAnsi="Calibri" w:cs="Calibri"/>
          <w:b/>
          <w:bCs/>
          <w:u w:val="single"/>
        </w:rPr>
      </w:pPr>
      <w:r w:rsidRPr="00C734C4">
        <w:rPr>
          <w:rFonts w:ascii="Calibri" w:eastAsia="Calibri" w:hAnsi="Calibri" w:cs="Calibri"/>
          <w:b/>
          <w:bCs/>
          <w:u w:val="single"/>
        </w:rPr>
        <w:lastRenderedPageBreak/>
        <w:t>Problem Statement</w:t>
      </w:r>
    </w:p>
    <w:p w14:paraId="7E11C703" w14:textId="25833514" w:rsidR="1AA86AB3" w:rsidRDefault="49C16590" w:rsidP="4144B9B0">
      <w:pPr>
        <w:spacing w:after="240"/>
        <w:jc w:val="both"/>
        <w:rPr>
          <w:rFonts w:ascii="Calibri" w:eastAsia="Calibri" w:hAnsi="Calibri" w:cs="Calibri"/>
          <w:lang w:val="en"/>
        </w:rPr>
      </w:pPr>
      <w:r w:rsidRPr="4144B9B0">
        <w:rPr>
          <w:rFonts w:ascii="Calibri" w:eastAsia="Calibri" w:hAnsi="Calibri" w:cs="Calibri"/>
          <w:lang w:val="en"/>
        </w:rPr>
        <w:t>The Antitrust Division (Division or ATR), within the U.S. Department of Justice (DOJ), works in the public interest to promote a competitive and productive American economy. The highest priorities of the Division are preventing anti-competitive mergers and acquisitions, curbing abuse of monopoly power, and prosecuting criminal bid-rigging and price-fixing cases. Mergers and civil enforcement cases affect the structure and performance of entire industries. The ability of the division to meet these priorities relies heavily on the operational and technological support of the ATR Litigation Support Services (LSS) Section.</w:t>
      </w:r>
    </w:p>
    <w:p w14:paraId="0270A105" w14:textId="2B2BEE19" w:rsidR="1AA86AB3" w:rsidRDefault="49C16590" w:rsidP="4144B9B0">
      <w:pPr>
        <w:spacing w:after="240"/>
        <w:jc w:val="both"/>
        <w:rPr>
          <w:rFonts w:ascii="Calibri" w:eastAsia="Calibri" w:hAnsi="Calibri" w:cs="Calibri"/>
        </w:rPr>
      </w:pPr>
      <w:r w:rsidRPr="4144B9B0">
        <w:rPr>
          <w:rFonts w:ascii="Calibri" w:eastAsia="Calibri" w:hAnsi="Calibri" w:cs="Calibri"/>
        </w:rPr>
        <w:t xml:space="preserve">Since late 2020, </w:t>
      </w:r>
      <w:r w:rsidRPr="4144B9B0">
        <w:rPr>
          <w:rFonts w:ascii="Calibri" w:eastAsia="Calibri" w:hAnsi="Calibri" w:cs="Calibri"/>
          <w:color w:val="171E24"/>
          <w:lang w:val="en"/>
        </w:rPr>
        <w:t xml:space="preserve">LSS </w:t>
      </w:r>
      <w:r w:rsidRPr="4144B9B0">
        <w:rPr>
          <w:rFonts w:ascii="Calibri" w:eastAsia="Calibri" w:hAnsi="Calibri" w:cs="Calibri"/>
        </w:rPr>
        <w:t xml:space="preserve">has been crucial in working with members of legal staff to understand and identify functional gaps in technology that exist with current legacy evidence and matter management tracking systems. Through extensive research by the ATR LSS team coupled with the ATR Technology Directorate (TD), four key deficiencies were identified: </w:t>
      </w:r>
    </w:p>
    <w:p w14:paraId="2DFFF974" w14:textId="58293D6E" w:rsidR="1AA86AB3" w:rsidRDefault="49C16590" w:rsidP="4144B9B0">
      <w:pPr>
        <w:pStyle w:val="ListParagraph"/>
        <w:numPr>
          <w:ilvl w:val="0"/>
          <w:numId w:val="1"/>
        </w:numPr>
        <w:spacing w:after="0" w:line="252" w:lineRule="auto"/>
        <w:jc w:val="both"/>
        <w:rPr>
          <w:rFonts w:ascii="Calibri" w:eastAsia="Calibri" w:hAnsi="Calibri" w:cs="Calibri"/>
        </w:rPr>
      </w:pPr>
      <w:r w:rsidRPr="4144B9B0">
        <w:rPr>
          <w:rFonts w:ascii="Calibri" w:eastAsia="Calibri" w:hAnsi="Calibri" w:cs="Calibri"/>
          <w:b/>
          <w:bCs/>
          <w:u w:val="single"/>
        </w:rPr>
        <w:t>Inefficient use of siloed repositories</w:t>
      </w:r>
      <w:r w:rsidRPr="4144B9B0">
        <w:rPr>
          <w:rFonts w:ascii="Calibri" w:eastAsia="Calibri" w:hAnsi="Calibri" w:cs="Calibri"/>
        </w:rPr>
        <w:t xml:space="preserve">: ATR users rely on legacy siloed systems that do not share information, reduce productivity, and cause redundant processes which waste between 30-50% of a user’s time to correctly log, track and report on data housed in those </w:t>
      </w:r>
      <w:proofErr w:type="gramStart"/>
      <w:r w:rsidRPr="4144B9B0">
        <w:rPr>
          <w:rFonts w:ascii="Calibri" w:eastAsia="Calibri" w:hAnsi="Calibri" w:cs="Calibri"/>
        </w:rPr>
        <w:t>systems;</w:t>
      </w:r>
      <w:proofErr w:type="gramEnd"/>
      <w:r w:rsidRPr="4144B9B0">
        <w:rPr>
          <w:rFonts w:ascii="Calibri" w:eastAsia="Calibri" w:hAnsi="Calibri" w:cs="Calibri"/>
        </w:rPr>
        <w:t xml:space="preserve"> </w:t>
      </w:r>
    </w:p>
    <w:p w14:paraId="096B7DC9" w14:textId="6C6E8974" w:rsidR="1AA86AB3" w:rsidRDefault="49C16590" w:rsidP="4144B9B0">
      <w:pPr>
        <w:pStyle w:val="ListParagraph"/>
        <w:numPr>
          <w:ilvl w:val="0"/>
          <w:numId w:val="1"/>
        </w:numPr>
        <w:spacing w:after="0" w:line="252" w:lineRule="auto"/>
        <w:jc w:val="both"/>
        <w:rPr>
          <w:rFonts w:ascii="Calibri" w:eastAsia="Calibri" w:hAnsi="Calibri" w:cs="Calibri"/>
        </w:rPr>
      </w:pPr>
      <w:r w:rsidRPr="4144B9B0">
        <w:rPr>
          <w:rFonts w:ascii="Calibri" w:eastAsia="Calibri" w:hAnsi="Calibri" w:cs="Calibri"/>
          <w:b/>
          <w:bCs/>
          <w:u w:val="single"/>
        </w:rPr>
        <w:t>Lack of innovative collaboration</w:t>
      </w:r>
      <w:r w:rsidRPr="4144B9B0">
        <w:rPr>
          <w:rFonts w:ascii="Calibri" w:eastAsia="Calibri" w:hAnsi="Calibri" w:cs="Calibri"/>
        </w:rPr>
        <w:t xml:space="preserve">: Information is difficult to find in these siloed systems, preventing the legal staff from gaining valuable insights from prior investigations and managing discoverable </w:t>
      </w:r>
      <w:proofErr w:type="gramStart"/>
      <w:r w:rsidRPr="4144B9B0">
        <w:rPr>
          <w:rFonts w:ascii="Calibri" w:eastAsia="Calibri" w:hAnsi="Calibri" w:cs="Calibri"/>
        </w:rPr>
        <w:t>material;</w:t>
      </w:r>
      <w:proofErr w:type="gramEnd"/>
      <w:r w:rsidRPr="4144B9B0">
        <w:rPr>
          <w:rFonts w:ascii="Calibri" w:eastAsia="Calibri" w:hAnsi="Calibri" w:cs="Calibri"/>
        </w:rPr>
        <w:t xml:space="preserve"> </w:t>
      </w:r>
    </w:p>
    <w:p w14:paraId="048BF161" w14:textId="083797E7" w:rsidR="1AA86AB3" w:rsidRDefault="49C16590" w:rsidP="4144B9B0">
      <w:pPr>
        <w:pStyle w:val="ListParagraph"/>
        <w:numPr>
          <w:ilvl w:val="0"/>
          <w:numId w:val="1"/>
        </w:numPr>
        <w:spacing w:after="0" w:line="252" w:lineRule="auto"/>
        <w:jc w:val="both"/>
        <w:rPr>
          <w:rFonts w:ascii="Calibri" w:eastAsia="Calibri" w:hAnsi="Calibri" w:cs="Calibri"/>
        </w:rPr>
      </w:pPr>
      <w:r w:rsidRPr="4144B9B0">
        <w:rPr>
          <w:rFonts w:ascii="Calibri" w:eastAsia="Calibri" w:hAnsi="Calibri" w:cs="Calibri"/>
          <w:b/>
          <w:bCs/>
          <w:u w:val="single"/>
        </w:rPr>
        <w:t>Lack of business process automation</w:t>
      </w:r>
      <w:r w:rsidRPr="4144B9B0">
        <w:rPr>
          <w:rFonts w:ascii="Calibri" w:eastAsia="Calibri" w:hAnsi="Calibri" w:cs="Calibri"/>
        </w:rPr>
        <w:t>: There is a lack of standardization and workflow processes around the intake of work. Current work tracking, tasking, assignment and approval are currently done through email with no way to monitor, administer, report, and aggregate approval processes; and</w:t>
      </w:r>
    </w:p>
    <w:p w14:paraId="1B5F88FF" w14:textId="493C344F" w:rsidR="1AA86AB3" w:rsidRDefault="236628EF" w:rsidP="4144B9B0">
      <w:pPr>
        <w:pStyle w:val="ListParagraph"/>
        <w:numPr>
          <w:ilvl w:val="0"/>
          <w:numId w:val="1"/>
        </w:numPr>
        <w:spacing w:after="0" w:line="252" w:lineRule="auto"/>
        <w:jc w:val="both"/>
        <w:rPr>
          <w:rFonts w:ascii="Calibri" w:eastAsia="Calibri" w:hAnsi="Calibri" w:cs="Calibri"/>
        </w:rPr>
      </w:pPr>
      <w:r w:rsidRPr="73F51DE3">
        <w:rPr>
          <w:rFonts w:ascii="Calibri" w:eastAsia="Calibri" w:hAnsi="Calibri" w:cs="Calibri"/>
          <w:b/>
          <w:bCs/>
          <w:u w:val="single"/>
        </w:rPr>
        <w:t>Unexposed metrics and measurement</w:t>
      </w:r>
      <w:r w:rsidRPr="73F51DE3">
        <w:rPr>
          <w:rFonts w:ascii="Calibri" w:eastAsia="Calibri" w:hAnsi="Calibri" w:cs="Calibri"/>
        </w:rPr>
        <w:t>: The current siloed systems prevent ATR from having a single resource to find information relevant to a matter, including key information and deadlines, evidence, work product, and reporting insights.</w:t>
      </w:r>
    </w:p>
    <w:p w14:paraId="54166B32" w14:textId="4BB8CE93" w:rsidR="73F51DE3" w:rsidRDefault="73F51DE3" w:rsidP="73F51DE3">
      <w:pPr>
        <w:spacing w:after="240"/>
        <w:jc w:val="both"/>
        <w:rPr>
          <w:ins w:id="0" w:author="Henson, Jacob (ATR)" w:date="2025-06-05T14:51:00Z" w16du:dateUtc="2025-06-05T14:51:10Z"/>
          <w:rFonts w:ascii="Calibri" w:eastAsia="Calibri" w:hAnsi="Calibri" w:cs="Calibri"/>
          <w:lang w:val="en"/>
        </w:rPr>
      </w:pPr>
    </w:p>
    <w:p w14:paraId="2EAEA232" w14:textId="3F8AE656" w:rsidR="1AA86AB3" w:rsidRDefault="49C16590" w:rsidP="4144B9B0">
      <w:pPr>
        <w:spacing w:after="240"/>
        <w:jc w:val="both"/>
        <w:rPr>
          <w:rFonts w:ascii="Calibri" w:eastAsia="Calibri" w:hAnsi="Calibri" w:cs="Calibri"/>
          <w:lang w:val="en"/>
        </w:rPr>
      </w:pPr>
      <w:r w:rsidRPr="4144B9B0">
        <w:rPr>
          <w:rFonts w:ascii="Calibri" w:eastAsia="Calibri" w:hAnsi="Calibri" w:cs="Calibri"/>
          <w:lang w:val="en"/>
        </w:rPr>
        <w:t xml:space="preserve">After documenting ATR’s problem statement and objectives and through a series of research and evaluation activities, LSS has identified a series of business, functional, non-functional, and supplemental requirements. Research by ATR has concluded that the implementation of a </w:t>
      </w:r>
      <w:r w:rsidRPr="4144B9B0">
        <w:rPr>
          <w:rFonts w:ascii="Calibri" w:eastAsia="Calibri" w:hAnsi="Calibri" w:cs="Calibri"/>
          <w:color w:val="000000" w:themeColor="text1"/>
        </w:rPr>
        <w:t>cloud-based Legal Evidence and Matter Management System (LEMMS)</w:t>
      </w:r>
      <w:r w:rsidRPr="4144B9B0">
        <w:rPr>
          <w:rFonts w:ascii="Calibri" w:eastAsia="Calibri" w:hAnsi="Calibri" w:cs="Calibri"/>
          <w:lang w:val="en"/>
        </w:rPr>
        <w:t xml:space="preserve"> to include legal and evidence management capabilities with business process automation and scalable document management would satisfy the priorities and create efficiencies within the Division. To identify a successful solution, LSS leads this effort within the Executive Office (EXO) of ATR at the DOJ.  TD works in close collaboration with LSS to provide comprehensive, enterprise-wide information technology services for all ATR Division employees.</w:t>
      </w:r>
    </w:p>
    <w:p w14:paraId="66935FB5" w14:textId="537C9168" w:rsidR="003E05BD" w:rsidRPr="00027668" w:rsidRDefault="003E05BD" w:rsidP="4144B9B0">
      <w:pPr>
        <w:pStyle w:val="ListParagraph"/>
        <w:numPr>
          <w:ilvl w:val="0"/>
          <w:numId w:val="15"/>
        </w:numPr>
        <w:spacing w:before="240" w:after="120"/>
        <w:rPr>
          <w:rFonts w:ascii="Calibri" w:eastAsia="Calibri" w:hAnsi="Calibri" w:cs="Calibri"/>
        </w:rPr>
      </w:pPr>
      <w:r w:rsidRPr="4144B9B0">
        <w:rPr>
          <w:rFonts w:ascii="Calibri" w:eastAsia="Calibri" w:hAnsi="Calibri" w:cs="Calibri"/>
          <w:b/>
          <w:bCs/>
          <w:u w:val="single"/>
        </w:rPr>
        <w:t xml:space="preserve">Objectives  </w:t>
      </w:r>
    </w:p>
    <w:p w14:paraId="0EB4B814" w14:textId="06CCA8D9" w:rsidR="0A2B92F3" w:rsidRDefault="2B44E91B" w:rsidP="00460EEE">
      <w:pPr>
        <w:pStyle w:val="ListParagraph"/>
        <w:numPr>
          <w:ilvl w:val="0"/>
          <w:numId w:val="5"/>
        </w:numPr>
        <w:spacing w:before="240" w:after="60"/>
        <w:jc w:val="both"/>
        <w:rPr>
          <w:rFonts w:ascii="Calibri" w:eastAsia="Calibri" w:hAnsi="Calibri" w:cs="Calibri"/>
        </w:rPr>
      </w:pPr>
      <w:r w:rsidRPr="4144B9B0">
        <w:rPr>
          <w:rFonts w:ascii="Calibri" w:eastAsia="Calibri" w:hAnsi="Calibri" w:cs="Calibri"/>
        </w:rPr>
        <w:t xml:space="preserve">ATR is seeking </w:t>
      </w:r>
      <w:r w:rsidR="4C39CE96" w:rsidRPr="4144B9B0">
        <w:rPr>
          <w:rFonts w:ascii="Calibri" w:eastAsia="Calibri" w:hAnsi="Calibri" w:cs="Calibri"/>
        </w:rPr>
        <w:t xml:space="preserve">information for </w:t>
      </w:r>
      <w:r w:rsidRPr="4144B9B0">
        <w:rPr>
          <w:rFonts w:ascii="Calibri" w:eastAsia="Calibri" w:hAnsi="Calibri" w:cs="Calibri"/>
        </w:rPr>
        <w:t xml:space="preserve">a cloud-based </w:t>
      </w:r>
      <w:r w:rsidR="39E7307E" w:rsidRPr="716961E9">
        <w:rPr>
          <w:rFonts w:ascii="Calibri" w:eastAsia="Calibri" w:hAnsi="Calibri" w:cs="Calibri"/>
        </w:rPr>
        <w:t xml:space="preserve">legal matter </w:t>
      </w:r>
      <w:r w:rsidR="00B55FBE">
        <w:rPr>
          <w:rFonts w:ascii="Calibri" w:eastAsia="Calibri" w:hAnsi="Calibri" w:cs="Calibri"/>
        </w:rPr>
        <w:t xml:space="preserve">management </w:t>
      </w:r>
      <w:r w:rsidR="39E7307E" w:rsidRPr="716961E9">
        <w:rPr>
          <w:rFonts w:ascii="Calibri" w:eastAsia="Calibri" w:hAnsi="Calibri" w:cs="Calibri"/>
        </w:rPr>
        <w:t xml:space="preserve">and evidence </w:t>
      </w:r>
      <w:r w:rsidR="5AEB9608" w:rsidRPr="17E2192A">
        <w:rPr>
          <w:rFonts w:ascii="Calibri" w:eastAsia="Calibri" w:hAnsi="Calibri" w:cs="Calibri"/>
        </w:rPr>
        <w:t>solution</w:t>
      </w:r>
      <w:r w:rsidRPr="17E2192A">
        <w:rPr>
          <w:rFonts w:ascii="Calibri" w:eastAsia="Calibri" w:hAnsi="Calibri" w:cs="Calibri"/>
        </w:rPr>
        <w:t>.</w:t>
      </w:r>
      <w:r w:rsidRPr="4144B9B0">
        <w:rPr>
          <w:rFonts w:ascii="Calibri" w:eastAsia="Calibri" w:hAnsi="Calibri" w:cs="Calibri"/>
        </w:rPr>
        <w:t xml:space="preserve">  To efficiently and effectively interface with other </w:t>
      </w:r>
      <w:r w:rsidR="210BAD6C" w:rsidRPr="716961E9">
        <w:rPr>
          <w:rFonts w:ascii="Calibri" w:eastAsia="Calibri" w:hAnsi="Calibri" w:cs="Calibri"/>
        </w:rPr>
        <w:t>applications</w:t>
      </w:r>
      <w:r w:rsidRPr="4144B9B0">
        <w:rPr>
          <w:rFonts w:ascii="Calibri" w:eastAsia="Calibri" w:hAnsi="Calibri" w:cs="Calibri"/>
        </w:rPr>
        <w:t xml:space="preserve"> and data within the DOJ and/or specifically ATR, the </w:t>
      </w:r>
      <w:r w:rsidR="02C912EA" w:rsidRPr="716961E9">
        <w:rPr>
          <w:rFonts w:ascii="Calibri" w:eastAsia="Calibri" w:hAnsi="Calibri" w:cs="Calibri"/>
        </w:rPr>
        <w:t>solution</w:t>
      </w:r>
      <w:r w:rsidRPr="4144B9B0">
        <w:rPr>
          <w:rFonts w:ascii="Calibri" w:eastAsia="Calibri" w:hAnsi="Calibri" w:cs="Calibri"/>
        </w:rPr>
        <w:t xml:space="preserve"> is expected to include an Application Programming Interface (API) Integration. Additionally, </w:t>
      </w:r>
      <w:r w:rsidR="3650CEAA" w:rsidRPr="716961E9">
        <w:rPr>
          <w:rFonts w:ascii="Calibri" w:eastAsia="Calibri" w:hAnsi="Calibri" w:cs="Calibri"/>
        </w:rPr>
        <w:t>the</w:t>
      </w:r>
      <w:r w:rsidRPr="4144B9B0">
        <w:rPr>
          <w:rFonts w:ascii="Calibri" w:eastAsia="Calibri" w:hAnsi="Calibri" w:cs="Calibri"/>
        </w:rPr>
        <w:t xml:space="preserve"> ideal </w:t>
      </w:r>
      <w:r w:rsidR="3650CEAA" w:rsidRPr="716961E9">
        <w:rPr>
          <w:rFonts w:ascii="Calibri" w:eastAsia="Calibri" w:hAnsi="Calibri" w:cs="Calibri"/>
        </w:rPr>
        <w:t>solution</w:t>
      </w:r>
      <w:r w:rsidRPr="4144B9B0">
        <w:rPr>
          <w:rFonts w:ascii="Calibri" w:eastAsia="Calibri" w:hAnsi="Calibri" w:cs="Calibri"/>
        </w:rPr>
        <w:t xml:space="preserve"> will include </w:t>
      </w:r>
      <w:r w:rsidR="6ADEA0CA" w:rsidRPr="4144B9B0">
        <w:rPr>
          <w:rFonts w:ascii="Calibri" w:eastAsia="Calibri" w:hAnsi="Calibri" w:cs="Calibri"/>
        </w:rPr>
        <w:t xml:space="preserve">specifically </w:t>
      </w:r>
      <w:r w:rsidRPr="4144B9B0">
        <w:rPr>
          <w:rFonts w:ascii="Calibri" w:eastAsia="Calibri" w:hAnsi="Calibri" w:cs="Calibri"/>
        </w:rPr>
        <w:t>pre-built</w:t>
      </w:r>
      <w:r w:rsidR="3B1D458F" w:rsidRPr="4144B9B0">
        <w:rPr>
          <w:rFonts w:ascii="Calibri" w:eastAsia="Calibri" w:hAnsi="Calibri" w:cs="Calibri"/>
        </w:rPr>
        <w:t xml:space="preserve"> </w:t>
      </w:r>
      <w:r w:rsidR="158F66AE" w:rsidRPr="4144B9B0">
        <w:rPr>
          <w:rFonts w:ascii="Calibri" w:eastAsia="Calibri" w:hAnsi="Calibri" w:cs="Calibri"/>
        </w:rPr>
        <w:t xml:space="preserve">service </w:t>
      </w:r>
      <w:r w:rsidR="6D7E2AA8" w:rsidRPr="4144B9B0">
        <w:rPr>
          <w:rFonts w:ascii="Calibri" w:eastAsia="Calibri" w:hAnsi="Calibri" w:cs="Calibri"/>
        </w:rPr>
        <w:t>capabilities</w:t>
      </w:r>
      <w:r w:rsidR="158F66AE" w:rsidRPr="4144B9B0">
        <w:rPr>
          <w:rFonts w:ascii="Calibri" w:eastAsia="Calibri" w:hAnsi="Calibri" w:cs="Calibri"/>
        </w:rPr>
        <w:t xml:space="preserve"> </w:t>
      </w:r>
      <w:r w:rsidR="3B1D458F" w:rsidRPr="4144B9B0">
        <w:rPr>
          <w:rFonts w:ascii="Calibri" w:eastAsia="Calibri" w:hAnsi="Calibri" w:cs="Calibri"/>
        </w:rPr>
        <w:t xml:space="preserve">for </w:t>
      </w:r>
      <w:r w:rsidRPr="4144B9B0">
        <w:rPr>
          <w:rFonts w:ascii="Calibri" w:eastAsia="Calibri" w:hAnsi="Calibri" w:cs="Calibri"/>
        </w:rPr>
        <w:t>legal and evidence management t</w:t>
      </w:r>
      <w:r w:rsidR="5C21C1BA" w:rsidRPr="4144B9B0">
        <w:rPr>
          <w:rFonts w:ascii="Calibri" w:eastAsia="Calibri" w:hAnsi="Calibri" w:cs="Calibri"/>
        </w:rPr>
        <w:t>hat</w:t>
      </w:r>
      <w:r w:rsidRPr="4144B9B0">
        <w:rPr>
          <w:rFonts w:ascii="Calibri" w:eastAsia="Calibri" w:hAnsi="Calibri" w:cs="Calibri"/>
        </w:rPr>
        <w:t xml:space="preserve"> support FedRAMP-</w:t>
      </w:r>
      <w:r w:rsidR="7A7A7121" w:rsidRPr="4144B9B0">
        <w:rPr>
          <w:rFonts w:ascii="Calibri" w:eastAsia="Calibri" w:hAnsi="Calibri" w:cs="Calibri"/>
        </w:rPr>
        <w:t xml:space="preserve">High or Moderate </w:t>
      </w:r>
      <w:r w:rsidRPr="4144B9B0">
        <w:rPr>
          <w:rFonts w:ascii="Calibri" w:eastAsia="Calibri" w:hAnsi="Calibri" w:cs="Calibri"/>
        </w:rPr>
        <w:t xml:space="preserve">workloads and </w:t>
      </w:r>
      <w:r w:rsidR="51E9990B" w:rsidRPr="716961E9">
        <w:rPr>
          <w:rFonts w:ascii="Calibri" w:eastAsia="Calibri" w:hAnsi="Calibri" w:cs="Calibri"/>
        </w:rPr>
        <w:t>provide</w:t>
      </w:r>
      <w:r w:rsidR="68A4DB9A" w:rsidRPr="716961E9">
        <w:rPr>
          <w:rFonts w:ascii="Calibri" w:eastAsia="Calibri" w:hAnsi="Calibri" w:cs="Calibri"/>
        </w:rPr>
        <w:t>s</w:t>
      </w:r>
      <w:r w:rsidR="362043C0" w:rsidRPr="716961E9">
        <w:rPr>
          <w:rFonts w:ascii="Calibri" w:eastAsia="Calibri" w:hAnsi="Calibri" w:cs="Calibri"/>
        </w:rPr>
        <w:t xml:space="preserve"> </w:t>
      </w:r>
      <w:r w:rsidR="342A71E4" w:rsidRPr="4144B9B0">
        <w:rPr>
          <w:rFonts w:ascii="Calibri" w:eastAsia="Calibri" w:hAnsi="Calibri" w:cs="Calibri"/>
        </w:rPr>
        <w:t xml:space="preserve">native </w:t>
      </w:r>
      <w:r w:rsidRPr="4144B9B0">
        <w:rPr>
          <w:rFonts w:ascii="Calibri" w:eastAsia="Calibri" w:hAnsi="Calibri" w:cs="Calibri"/>
        </w:rPr>
        <w:t>Document Generation</w:t>
      </w:r>
      <w:r w:rsidR="69380334" w:rsidRPr="716961E9">
        <w:rPr>
          <w:rFonts w:ascii="Calibri" w:eastAsia="Calibri" w:hAnsi="Calibri" w:cs="Calibri"/>
        </w:rPr>
        <w:t xml:space="preserve"> </w:t>
      </w:r>
      <w:r w:rsidR="08776BDD" w:rsidRPr="716961E9">
        <w:rPr>
          <w:rFonts w:ascii="Calibri" w:eastAsia="Calibri" w:hAnsi="Calibri" w:cs="Calibri"/>
        </w:rPr>
        <w:t>(i.e.</w:t>
      </w:r>
      <w:r w:rsidR="00EB1D9F" w:rsidRPr="17E2192A">
        <w:rPr>
          <w:rFonts w:ascii="Calibri" w:eastAsia="Calibri" w:hAnsi="Calibri" w:cs="Calibri"/>
        </w:rPr>
        <w:t xml:space="preserve"> templatizing</w:t>
      </w:r>
      <w:r w:rsidR="51462E3F" w:rsidRPr="4144B9B0">
        <w:rPr>
          <w:rFonts w:ascii="Calibri" w:eastAsia="Calibri" w:hAnsi="Calibri" w:cs="Calibri"/>
        </w:rPr>
        <w:t xml:space="preserve"> </w:t>
      </w:r>
      <w:r w:rsidR="607699B2" w:rsidRPr="4144B9B0">
        <w:rPr>
          <w:rFonts w:ascii="Calibri" w:eastAsia="Calibri" w:hAnsi="Calibri" w:cs="Calibri"/>
        </w:rPr>
        <w:t>capabilities</w:t>
      </w:r>
      <w:r w:rsidR="6060641C" w:rsidRPr="716961E9">
        <w:rPr>
          <w:rFonts w:ascii="Calibri" w:eastAsia="Calibri" w:hAnsi="Calibri" w:cs="Calibri"/>
        </w:rPr>
        <w:t>)</w:t>
      </w:r>
      <w:r w:rsidRPr="4144B9B0">
        <w:rPr>
          <w:rFonts w:ascii="Calibri" w:eastAsia="Calibri" w:hAnsi="Calibri" w:cs="Calibri"/>
        </w:rPr>
        <w:t xml:space="preserve">. The </w:t>
      </w:r>
      <w:r w:rsidR="68EAF84E" w:rsidRPr="716961E9">
        <w:rPr>
          <w:rFonts w:ascii="Calibri" w:eastAsia="Calibri" w:hAnsi="Calibri" w:cs="Calibri"/>
        </w:rPr>
        <w:t>solution</w:t>
      </w:r>
      <w:r w:rsidRPr="4144B9B0">
        <w:rPr>
          <w:rFonts w:ascii="Calibri" w:eastAsia="Calibri" w:hAnsi="Calibri" w:cs="Calibri"/>
        </w:rPr>
        <w:t xml:space="preserve"> must support </w:t>
      </w:r>
      <w:r w:rsidRPr="4144B9B0">
        <w:rPr>
          <w:rFonts w:ascii="Calibri" w:eastAsia="Calibri" w:hAnsi="Calibri" w:cs="Calibri"/>
        </w:rPr>
        <w:lastRenderedPageBreak/>
        <w:t>the implementation and functional requirements of ATR’s matter management application</w:t>
      </w:r>
      <w:r w:rsidR="3B12D082" w:rsidRPr="4144B9B0">
        <w:rPr>
          <w:rFonts w:ascii="Calibri" w:eastAsia="Calibri" w:hAnsi="Calibri" w:cs="Calibri"/>
        </w:rPr>
        <w:t xml:space="preserve"> as defined in the attached appendix for Functional/Implementation Requirements</w:t>
      </w:r>
      <w:r w:rsidRPr="4144B9B0">
        <w:rPr>
          <w:rFonts w:ascii="Calibri" w:eastAsia="Calibri" w:hAnsi="Calibri" w:cs="Calibri"/>
        </w:rPr>
        <w:t>.</w:t>
      </w:r>
      <w:r w:rsidR="2FD04F4F" w:rsidRPr="4144B9B0">
        <w:rPr>
          <w:rFonts w:ascii="Calibri" w:eastAsia="Calibri" w:hAnsi="Calibri" w:cs="Calibri"/>
        </w:rPr>
        <w:t xml:space="preserve"> </w:t>
      </w:r>
    </w:p>
    <w:p w14:paraId="200A3E4C" w14:textId="5DC2C896" w:rsidR="003E05BD" w:rsidRPr="00445162" w:rsidRDefault="252514EF" w:rsidP="00460EEE">
      <w:pPr>
        <w:pStyle w:val="ListParagraph"/>
        <w:numPr>
          <w:ilvl w:val="0"/>
          <w:numId w:val="5"/>
        </w:numPr>
        <w:spacing w:after="60"/>
        <w:jc w:val="both"/>
        <w:rPr>
          <w:rFonts w:ascii="Calibri" w:eastAsia="Calibri" w:hAnsi="Calibri" w:cs="Calibri"/>
        </w:rPr>
      </w:pPr>
      <w:r w:rsidRPr="4144B9B0">
        <w:rPr>
          <w:rFonts w:ascii="Calibri" w:eastAsia="Calibri" w:hAnsi="Calibri" w:cs="Calibri"/>
        </w:rPr>
        <w:t xml:space="preserve">The </w:t>
      </w:r>
      <w:r w:rsidR="261C33B3" w:rsidRPr="4144B9B0">
        <w:rPr>
          <w:rFonts w:ascii="Calibri" w:eastAsia="Calibri" w:hAnsi="Calibri" w:cs="Calibri"/>
        </w:rPr>
        <w:t>information provided must also include a</w:t>
      </w:r>
      <w:r w:rsidR="03DA48A8" w:rsidRPr="4144B9B0">
        <w:rPr>
          <w:rFonts w:ascii="Calibri" w:eastAsia="Calibri" w:hAnsi="Calibri" w:cs="Calibri"/>
        </w:rPr>
        <w:t xml:space="preserve"> solution for the storage of up to 1 Petabyte of matter-related data that can be accessed as part of the matter management system, or outside of the matter management system</w:t>
      </w:r>
      <w:r w:rsidR="11C823BF" w:rsidRPr="4144B9B0">
        <w:rPr>
          <w:rFonts w:ascii="Calibri" w:eastAsia="Calibri" w:hAnsi="Calibri" w:cs="Calibri"/>
        </w:rPr>
        <w:t xml:space="preserve"> for unlicensed users</w:t>
      </w:r>
      <w:r w:rsidR="00A938FD" w:rsidRPr="4144B9B0">
        <w:rPr>
          <w:rFonts w:ascii="Calibri" w:eastAsia="Calibri" w:hAnsi="Calibri" w:cs="Calibri"/>
        </w:rPr>
        <w:t xml:space="preserve"> (See requirements in Appendix A)</w:t>
      </w:r>
      <w:r w:rsidR="003E05BD" w:rsidRPr="4144B9B0">
        <w:rPr>
          <w:rFonts w:ascii="Calibri" w:eastAsia="Calibri" w:hAnsi="Calibri" w:cs="Calibri"/>
        </w:rPr>
        <w:t>.</w:t>
      </w:r>
    </w:p>
    <w:p w14:paraId="1161FE69" w14:textId="0130E618" w:rsidR="003E05BD" w:rsidRPr="00445162" w:rsidRDefault="0D910A26" w:rsidP="00460EEE">
      <w:pPr>
        <w:pStyle w:val="ListParagraph"/>
        <w:numPr>
          <w:ilvl w:val="0"/>
          <w:numId w:val="5"/>
        </w:numPr>
        <w:spacing w:after="60"/>
        <w:jc w:val="both"/>
        <w:rPr>
          <w:rFonts w:ascii="Calibri" w:eastAsia="Calibri" w:hAnsi="Calibri" w:cs="Calibri"/>
        </w:rPr>
      </w:pPr>
      <w:r w:rsidRPr="716961E9">
        <w:rPr>
          <w:rFonts w:ascii="Calibri" w:eastAsia="Calibri" w:hAnsi="Calibri" w:cs="Calibri"/>
        </w:rPr>
        <w:t>Vendors</w:t>
      </w:r>
      <w:r w:rsidR="13346909" w:rsidRPr="4144B9B0">
        <w:rPr>
          <w:rFonts w:ascii="Calibri" w:eastAsia="Calibri" w:hAnsi="Calibri" w:cs="Calibri"/>
        </w:rPr>
        <w:t xml:space="preserve"> should include information relevant to advanced artificial intelligence capabilities </w:t>
      </w:r>
      <w:r w:rsidR="35C8F84C" w:rsidRPr="4144B9B0">
        <w:rPr>
          <w:rFonts w:ascii="Calibri" w:eastAsia="Calibri" w:hAnsi="Calibri" w:cs="Calibri"/>
        </w:rPr>
        <w:t>that will enhance</w:t>
      </w:r>
      <w:r w:rsidR="13346909" w:rsidRPr="4144B9B0">
        <w:rPr>
          <w:rFonts w:ascii="Calibri" w:eastAsia="Calibri" w:hAnsi="Calibri" w:cs="Calibri"/>
        </w:rPr>
        <w:t xml:space="preserve"> its legal and evidence management </w:t>
      </w:r>
      <w:r w:rsidR="29149EFC" w:rsidRPr="4144B9B0">
        <w:rPr>
          <w:rFonts w:ascii="Calibri" w:eastAsia="Calibri" w:hAnsi="Calibri" w:cs="Calibri"/>
        </w:rPr>
        <w:t>component</w:t>
      </w:r>
      <w:r w:rsidR="5C624019" w:rsidRPr="716961E9">
        <w:rPr>
          <w:rFonts w:ascii="Calibri" w:eastAsia="Calibri" w:hAnsi="Calibri" w:cs="Calibri"/>
        </w:rPr>
        <w:t>, to include the extra costs (if any) associated with the capabilities</w:t>
      </w:r>
      <w:r w:rsidR="13346909" w:rsidRPr="4144B9B0">
        <w:rPr>
          <w:rFonts w:ascii="Calibri" w:eastAsia="Calibri" w:hAnsi="Calibri" w:cs="Calibri"/>
        </w:rPr>
        <w:t>.</w:t>
      </w:r>
    </w:p>
    <w:p w14:paraId="02F964EA" w14:textId="757803E2" w:rsidR="003E05BD" w:rsidRDefault="00F33174" w:rsidP="00460EEE">
      <w:pPr>
        <w:pStyle w:val="ListParagraph"/>
        <w:numPr>
          <w:ilvl w:val="0"/>
          <w:numId w:val="5"/>
        </w:numPr>
        <w:spacing w:after="60"/>
        <w:jc w:val="both"/>
        <w:rPr>
          <w:rFonts w:ascii="Calibri" w:eastAsia="Calibri" w:hAnsi="Calibri" w:cs="Calibri"/>
        </w:rPr>
      </w:pPr>
      <w:r>
        <w:rPr>
          <w:rFonts w:ascii="Calibri" w:eastAsia="Calibri" w:hAnsi="Calibri" w:cs="Calibri"/>
        </w:rPr>
        <w:t>Vendors</w:t>
      </w:r>
      <w:r w:rsidR="6A0F1009" w:rsidRPr="4144B9B0">
        <w:rPr>
          <w:rFonts w:ascii="Calibri" w:eastAsia="Calibri" w:hAnsi="Calibri" w:cs="Calibri"/>
        </w:rPr>
        <w:t xml:space="preserve"> should include information on how its </w:t>
      </w:r>
      <w:r w:rsidR="7C7F4050" w:rsidRPr="716961E9">
        <w:rPr>
          <w:rFonts w:ascii="Calibri" w:eastAsia="Calibri" w:hAnsi="Calibri" w:cs="Calibri"/>
        </w:rPr>
        <w:t>solution</w:t>
      </w:r>
      <w:r w:rsidR="6A0F1009" w:rsidRPr="4144B9B0">
        <w:rPr>
          <w:rFonts w:ascii="Calibri" w:eastAsia="Calibri" w:hAnsi="Calibri" w:cs="Calibri"/>
        </w:rPr>
        <w:t xml:space="preserve"> pricing is structured, including </w:t>
      </w:r>
      <w:r w:rsidR="2B349752" w:rsidRPr="4144B9B0">
        <w:rPr>
          <w:rFonts w:ascii="Calibri" w:eastAsia="Calibri" w:hAnsi="Calibri" w:cs="Calibri"/>
        </w:rPr>
        <w:t>services/limitations of licenses</w:t>
      </w:r>
      <w:r w:rsidR="6A0F1009" w:rsidRPr="4144B9B0">
        <w:rPr>
          <w:rFonts w:ascii="Calibri" w:eastAsia="Calibri" w:hAnsi="Calibri" w:cs="Calibri"/>
        </w:rPr>
        <w:t xml:space="preserve"> of the </w:t>
      </w:r>
      <w:r w:rsidR="08E282F1" w:rsidRPr="4144B9B0">
        <w:rPr>
          <w:rFonts w:ascii="Calibri" w:eastAsia="Calibri" w:hAnsi="Calibri" w:cs="Calibri"/>
        </w:rPr>
        <w:t>solution to provide support for a minimum of 500 users and a maximum of 750 users.</w:t>
      </w:r>
      <w:r w:rsidR="02D6B627" w:rsidRPr="4144B9B0">
        <w:rPr>
          <w:rFonts w:ascii="Calibri" w:eastAsia="Calibri" w:hAnsi="Calibri" w:cs="Calibri"/>
        </w:rPr>
        <w:t xml:space="preserve"> Access to information on public websites is acceptable in lieu of a written statement as to limitations on licensing. </w:t>
      </w:r>
    </w:p>
    <w:p w14:paraId="38A48A23" w14:textId="77777777" w:rsidR="00460EEE" w:rsidRPr="00445162" w:rsidRDefault="00460EEE" w:rsidP="00460EEE">
      <w:pPr>
        <w:pStyle w:val="ListParagraph"/>
        <w:spacing w:after="60"/>
        <w:jc w:val="both"/>
        <w:rPr>
          <w:rFonts w:ascii="Calibri" w:eastAsia="Calibri" w:hAnsi="Calibri" w:cs="Calibri"/>
        </w:rPr>
      </w:pPr>
    </w:p>
    <w:p w14:paraId="7F0D5580" w14:textId="2D6DDEEC" w:rsidR="00276857" w:rsidRPr="00445162" w:rsidRDefault="00276857" w:rsidP="4144B9B0">
      <w:pPr>
        <w:pStyle w:val="ListParagraph"/>
        <w:numPr>
          <w:ilvl w:val="0"/>
          <w:numId w:val="15"/>
        </w:numPr>
        <w:tabs>
          <w:tab w:val="left" w:pos="360"/>
        </w:tabs>
        <w:spacing w:after="120"/>
        <w:ind w:left="270" w:hanging="270"/>
        <w:rPr>
          <w:rFonts w:ascii="Calibri" w:eastAsia="Calibri" w:hAnsi="Calibri" w:cs="Calibri"/>
          <w:b/>
          <w:bCs/>
          <w:u w:val="single"/>
        </w:rPr>
      </w:pPr>
      <w:r w:rsidRPr="4144B9B0">
        <w:rPr>
          <w:rFonts w:ascii="Calibri" w:eastAsia="Calibri" w:hAnsi="Calibri" w:cs="Calibri"/>
          <w:b/>
          <w:bCs/>
          <w:u w:val="single"/>
        </w:rPr>
        <w:t>Vendor Responses</w:t>
      </w:r>
    </w:p>
    <w:p w14:paraId="3D961D6A" w14:textId="3FE7CA66" w:rsidR="00276857" w:rsidRPr="00445162" w:rsidRDefault="00276857" w:rsidP="4144B9B0">
      <w:pPr>
        <w:spacing w:after="120"/>
        <w:rPr>
          <w:rFonts w:ascii="Calibri" w:eastAsia="Calibri" w:hAnsi="Calibri" w:cs="Calibri"/>
        </w:rPr>
      </w:pPr>
      <w:r w:rsidRPr="4144B9B0">
        <w:rPr>
          <w:rFonts w:ascii="Calibri" w:eastAsia="Calibri" w:hAnsi="Calibri" w:cs="Calibri"/>
        </w:rPr>
        <w:t>Each vendor shall submit responses</w:t>
      </w:r>
      <w:r w:rsidR="00A24131" w:rsidRPr="4144B9B0">
        <w:rPr>
          <w:rFonts w:ascii="Calibri" w:eastAsia="Calibri" w:hAnsi="Calibri" w:cs="Calibri"/>
        </w:rPr>
        <w:t xml:space="preserve"> that include</w:t>
      </w:r>
      <w:r w:rsidRPr="4144B9B0">
        <w:rPr>
          <w:rFonts w:ascii="Calibri" w:eastAsia="Calibri" w:hAnsi="Calibri" w:cs="Calibri"/>
        </w:rPr>
        <w:t>:</w:t>
      </w:r>
    </w:p>
    <w:p w14:paraId="42F3468C" w14:textId="0CE9309D" w:rsidR="00276857" w:rsidRPr="00445162" w:rsidRDefault="14F197A0" w:rsidP="00460EEE">
      <w:pPr>
        <w:pStyle w:val="ListParagraph"/>
        <w:numPr>
          <w:ilvl w:val="0"/>
          <w:numId w:val="18"/>
        </w:numPr>
        <w:spacing w:after="60"/>
        <w:jc w:val="both"/>
        <w:rPr>
          <w:rFonts w:ascii="Calibri" w:eastAsia="Calibri" w:hAnsi="Calibri" w:cs="Calibri"/>
        </w:rPr>
      </w:pPr>
      <w:r w:rsidRPr="73F51DE3">
        <w:rPr>
          <w:rFonts w:ascii="Calibri" w:eastAsia="Calibri" w:hAnsi="Calibri" w:cs="Calibri"/>
        </w:rPr>
        <w:t xml:space="preserve">Response to Functional/Implementation requirements provided in Appendix </w:t>
      </w:r>
      <w:r w:rsidR="7EA90DF1" w:rsidRPr="73F51DE3">
        <w:rPr>
          <w:rFonts w:ascii="Calibri" w:eastAsia="Calibri" w:hAnsi="Calibri" w:cs="Calibri"/>
        </w:rPr>
        <w:t>A</w:t>
      </w:r>
      <w:r w:rsidRPr="73F51DE3">
        <w:rPr>
          <w:rFonts w:ascii="Calibri" w:eastAsia="Calibri" w:hAnsi="Calibri" w:cs="Calibri"/>
        </w:rPr>
        <w:t>.</w:t>
      </w:r>
      <w:r w:rsidR="7EA90DF1" w:rsidRPr="73F51DE3">
        <w:rPr>
          <w:rFonts w:ascii="Calibri" w:eastAsia="Calibri" w:hAnsi="Calibri" w:cs="Calibri"/>
        </w:rPr>
        <w:t xml:space="preserve"> Appendix A provides </w:t>
      </w:r>
      <w:r w:rsidR="33C89E5E" w:rsidRPr="73F51DE3">
        <w:rPr>
          <w:rFonts w:ascii="Calibri" w:eastAsia="Calibri" w:hAnsi="Calibri" w:cs="Calibri"/>
        </w:rPr>
        <w:t xml:space="preserve">definitions for each item and is seeking information as to whether the proposed solution(s) </w:t>
      </w:r>
      <w:r w:rsidR="78C50EE5" w:rsidRPr="73F51DE3">
        <w:rPr>
          <w:rFonts w:ascii="Calibri" w:eastAsia="Calibri" w:hAnsi="Calibri" w:cs="Calibri"/>
        </w:rPr>
        <w:t xml:space="preserve">meet the requirements out-of-the-box, whether they require some configuration to meet requirements, or whether they </w:t>
      </w:r>
      <w:r w:rsidR="056EA7D0" w:rsidRPr="73F51DE3">
        <w:rPr>
          <w:rFonts w:ascii="Calibri" w:eastAsia="Calibri" w:hAnsi="Calibri" w:cs="Calibri"/>
        </w:rPr>
        <w:t>require a greater amount of configuration</w:t>
      </w:r>
      <w:r w:rsidR="7CD20F03" w:rsidRPr="73F51DE3">
        <w:rPr>
          <w:rFonts w:ascii="Calibri" w:eastAsia="Calibri" w:hAnsi="Calibri" w:cs="Calibri"/>
        </w:rPr>
        <w:t xml:space="preserve"> (see detailed explanation of categories in</w:t>
      </w:r>
      <w:r w:rsidR="0CAC7650" w:rsidRPr="73F51DE3">
        <w:rPr>
          <w:rFonts w:ascii="Calibri" w:eastAsia="Calibri" w:hAnsi="Calibri" w:cs="Calibri"/>
        </w:rPr>
        <w:t xml:space="preserve"> Row 1 of Appendix A).</w:t>
      </w:r>
      <w:r w:rsidR="6E4C3FA5" w:rsidRPr="73F51DE3">
        <w:rPr>
          <w:rFonts w:ascii="Calibri" w:eastAsia="Calibri" w:hAnsi="Calibri" w:cs="Calibri"/>
        </w:rPr>
        <w:t xml:space="preserve"> </w:t>
      </w:r>
      <w:r w:rsidR="5383AFE9" w:rsidRPr="73F51DE3">
        <w:rPr>
          <w:rFonts w:ascii="Calibri" w:eastAsia="Calibri" w:hAnsi="Calibri" w:cs="Calibri"/>
        </w:rPr>
        <w:t>Respondent must select either Yes (it meets), No (it does not meet), or N/A (</w:t>
      </w:r>
      <w:r w:rsidR="5A0CE9EF" w:rsidRPr="73F51DE3">
        <w:rPr>
          <w:rFonts w:ascii="Calibri" w:eastAsia="Calibri" w:hAnsi="Calibri" w:cs="Calibri"/>
        </w:rPr>
        <w:t xml:space="preserve">the requirement does not </w:t>
      </w:r>
      <w:r w:rsidR="5C946074" w:rsidRPr="73F51DE3">
        <w:rPr>
          <w:rFonts w:ascii="Calibri" w:eastAsia="Calibri" w:hAnsi="Calibri" w:cs="Calibri"/>
        </w:rPr>
        <w:t xml:space="preserve">apply to the Respondent’s solution(s) within </w:t>
      </w:r>
      <w:r w:rsidR="4CEF5C3B" w:rsidRPr="73F51DE3">
        <w:rPr>
          <w:rFonts w:ascii="Calibri" w:eastAsia="Calibri" w:hAnsi="Calibri" w:cs="Calibri"/>
        </w:rPr>
        <w:t>the three defined categories</w:t>
      </w:r>
      <w:r w:rsidR="5C946074" w:rsidRPr="73F51DE3">
        <w:rPr>
          <w:rFonts w:ascii="Calibri" w:eastAsia="Calibri" w:hAnsi="Calibri" w:cs="Calibri"/>
        </w:rPr>
        <w:t>.</w:t>
      </w:r>
    </w:p>
    <w:p w14:paraId="09E636F0" w14:textId="7D90983A" w:rsidR="00276857" w:rsidRPr="00445162" w:rsidRDefault="000314E8" w:rsidP="00460EEE">
      <w:pPr>
        <w:pStyle w:val="ListParagraph"/>
        <w:numPr>
          <w:ilvl w:val="0"/>
          <w:numId w:val="18"/>
        </w:numPr>
        <w:spacing w:after="60"/>
        <w:jc w:val="both"/>
        <w:rPr>
          <w:rFonts w:ascii="Calibri" w:eastAsia="Calibri" w:hAnsi="Calibri" w:cs="Calibri"/>
        </w:rPr>
      </w:pPr>
      <w:r w:rsidRPr="4144B9B0">
        <w:rPr>
          <w:rFonts w:ascii="Calibri" w:eastAsia="Calibri" w:hAnsi="Calibri" w:cs="Calibri"/>
        </w:rPr>
        <w:t xml:space="preserve">1-2 pages of </w:t>
      </w:r>
      <w:r w:rsidR="00276857" w:rsidRPr="4144B9B0">
        <w:rPr>
          <w:rFonts w:ascii="Calibri" w:eastAsia="Calibri" w:hAnsi="Calibri" w:cs="Calibri"/>
        </w:rPr>
        <w:t xml:space="preserve">Government High level Pricing </w:t>
      </w:r>
      <w:r w:rsidRPr="4144B9B0">
        <w:rPr>
          <w:rFonts w:ascii="Calibri" w:eastAsia="Calibri" w:hAnsi="Calibri" w:cs="Calibri"/>
        </w:rPr>
        <w:t>of</w:t>
      </w:r>
      <w:r w:rsidR="008F6E79" w:rsidRPr="4144B9B0">
        <w:rPr>
          <w:rFonts w:ascii="Calibri" w:eastAsia="Calibri" w:hAnsi="Calibri" w:cs="Calibri"/>
        </w:rPr>
        <w:t xml:space="preserve"> </w:t>
      </w:r>
      <w:r w:rsidR="00E07F00" w:rsidRPr="4144B9B0">
        <w:rPr>
          <w:rFonts w:ascii="Calibri" w:eastAsia="Calibri" w:hAnsi="Calibri" w:cs="Calibri"/>
        </w:rPr>
        <w:t>Firm Fixed Price</w:t>
      </w:r>
      <w:r w:rsidR="008F6E79" w:rsidRPr="4144B9B0">
        <w:rPr>
          <w:rFonts w:ascii="Calibri" w:eastAsia="Calibri" w:hAnsi="Calibri" w:cs="Calibri"/>
        </w:rPr>
        <w:t xml:space="preserve"> </w:t>
      </w:r>
      <w:r w:rsidR="00276857" w:rsidRPr="4144B9B0">
        <w:rPr>
          <w:rFonts w:ascii="Calibri" w:eastAsia="Calibri" w:hAnsi="Calibri" w:cs="Calibri"/>
        </w:rPr>
        <w:t xml:space="preserve">software/licenses </w:t>
      </w:r>
      <w:r w:rsidR="00D37B45" w:rsidRPr="4144B9B0">
        <w:rPr>
          <w:rFonts w:ascii="Calibri" w:eastAsia="Calibri" w:hAnsi="Calibri" w:cs="Calibri"/>
        </w:rPr>
        <w:t xml:space="preserve">for requirements </w:t>
      </w:r>
      <w:r w:rsidR="008F6E79" w:rsidRPr="4144B9B0">
        <w:rPr>
          <w:rFonts w:ascii="Calibri" w:eastAsia="Calibri" w:hAnsi="Calibri" w:cs="Calibri"/>
        </w:rPr>
        <w:t xml:space="preserve">described in Appendix A </w:t>
      </w:r>
      <w:r w:rsidR="00276857" w:rsidRPr="4144B9B0">
        <w:rPr>
          <w:rFonts w:ascii="Calibri" w:eastAsia="Calibri" w:hAnsi="Calibri" w:cs="Calibri"/>
        </w:rPr>
        <w:t xml:space="preserve">and </w:t>
      </w:r>
      <w:r w:rsidR="00077896" w:rsidRPr="4144B9B0">
        <w:rPr>
          <w:rFonts w:ascii="Calibri" w:eastAsia="Calibri" w:hAnsi="Calibri" w:cs="Calibri"/>
        </w:rPr>
        <w:t xml:space="preserve">for a Rough-Order-of-Magnitude </w:t>
      </w:r>
      <w:r w:rsidR="00E07F00" w:rsidRPr="4144B9B0">
        <w:rPr>
          <w:rFonts w:ascii="Calibri" w:eastAsia="Calibri" w:hAnsi="Calibri" w:cs="Calibri"/>
        </w:rPr>
        <w:t xml:space="preserve">Time and Materials </w:t>
      </w:r>
      <w:r w:rsidR="00077896" w:rsidRPr="4144B9B0">
        <w:rPr>
          <w:rFonts w:ascii="Calibri" w:eastAsia="Calibri" w:hAnsi="Calibri" w:cs="Calibri"/>
        </w:rPr>
        <w:t xml:space="preserve">pricing for </w:t>
      </w:r>
      <w:r w:rsidR="00276857" w:rsidRPr="4144B9B0">
        <w:rPr>
          <w:rFonts w:ascii="Calibri" w:eastAsia="Calibri" w:hAnsi="Calibri" w:cs="Calibri"/>
        </w:rPr>
        <w:t>professional services</w:t>
      </w:r>
      <w:r w:rsidR="00077896" w:rsidRPr="4144B9B0">
        <w:rPr>
          <w:rFonts w:ascii="Calibri" w:eastAsia="Calibri" w:hAnsi="Calibri" w:cs="Calibri"/>
        </w:rPr>
        <w:t xml:space="preserve"> to implement a </w:t>
      </w:r>
      <w:r w:rsidR="005E7FD4" w:rsidRPr="4144B9B0">
        <w:rPr>
          <w:rFonts w:ascii="Calibri" w:eastAsia="Calibri" w:hAnsi="Calibri" w:cs="Calibri"/>
        </w:rPr>
        <w:t xml:space="preserve">minimally viable product (MVP) </w:t>
      </w:r>
      <w:r w:rsidR="00077896" w:rsidRPr="4144B9B0">
        <w:rPr>
          <w:rFonts w:ascii="Calibri" w:eastAsia="Calibri" w:hAnsi="Calibri" w:cs="Calibri"/>
        </w:rPr>
        <w:t>based on requirements in Appendix A</w:t>
      </w:r>
      <w:r w:rsidR="00EC07BB" w:rsidRPr="4144B9B0">
        <w:rPr>
          <w:rFonts w:ascii="Calibri" w:eastAsia="Calibri" w:hAnsi="Calibri" w:cs="Calibri"/>
        </w:rPr>
        <w:t xml:space="preserve"> for a minimum of 500 and a maximum of 750 users</w:t>
      </w:r>
      <w:r w:rsidR="00276857" w:rsidRPr="4144B9B0">
        <w:rPr>
          <w:rFonts w:ascii="Calibri" w:eastAsia="Calibri" w:hAnsi="Calibri" w:cs="Calibri"/>
        </w:rPr>
        <w:t>.</w:t>
      </w:r>
    </w:p>
    <w:p w14:paraId="5FD65300" w14:textId="4DFEFA50" w:rsidR="00276857" w:rsidRPr="00445162" w:rsidRDefault="00393C52" w:rsidP="00460EEE">
      <w:pPr>
        <w:pStyle w:val="ListParagraph"/>
        <w:numPr>
          <w:ilvl w:val="0"/>
          <w:numId w:val="18"/>
        </w:numPr>
        <w:spacing w:after="60"/>
        <w:jc w:val="both"/>
        <w:rPr>
          <w:rFonts w:ascii="Calibri" w:eastAsia="Calibri" w:hAnsi="Calibri" w:cs="Calibri"/>
        </w:rPr>
      </w:pPr>
      <w:r w:rsidRPr="4144B9B0">
        <w:rPr>
          <w:rFonts w:ascii="Calibri" w:eastAsia="Calibri" w:hAnsi="Calibri" w:cs="Calibri"/>
        </w:rPr>
        <w:t>1-2 pages of e</w:t>
      </w:r>
      <w:r w:rsidR="08EAC6A1" w:rsidRPr="4144B9B0">
        <w:rPr>
          <w:rFonts w:ascii="Calibri" w:eastAsia="Calibri" w:hAnsi="Calibri" w:cs="Calibri"/>
        </w:rPr>
        <w:t>xplanation of how the functional requirements would be provided to include estimate of timeline for implementation of a</w:t>
      </w:r>
      <w:r w:rsidR="005E7FD4" w:rsidRPr="4144B9B0">
        <w:rPr>
          <w:rFonts w:ascii="Calibri" w:eastAsia="Calibri" w:hAnsi="Calibri" w:cs="Calibri"/>
        </w:rPr>
        <w:t>n</w:t>
      </w:r>
      <w:r w:rsidR="08EAC6A1" w:rsidRPr="4144B9B0">
        <w:rPr>
          <w:rFonts w:ascii="Calibri" w:eastAsia="Calibri" w:hAnsi="Calibri" w:cs="Calibri"/>
        </w:rPr>
        <w:t xml:space="preserve"> </w:t>
      </w:r>
      <w:r w:rsidR="005E7FD4" w:rsidRPr="4144B9B0">
        <w:rPr>
          <w:rFonts w:ascii="Calibri" w:eastAsia="Calibri" w:hAnsi="Calibri" w:cs="Calibri"/>
        </w:rPr>
        <w:t>MVP</w:t>
      </w:r>
      <w:r w:rsidR="08EAC6A1" w:rsidRPr="4144B9B0">
        <w:rPr>
          <w:rFonts w:ascii="Calibri" w:eastAsia="Calibri" w:hAnsi="Calibri" w:cs="Calibri"/>
        </w:rPr>
        <w:t xml:space="preserve"> and explanation of </w:t>
      </w:r>
      <w:r w:rsidR="209DC1E7" w:rsidRPr="4144B9B0">
        <w:rPr>
          <w:rFonts w:ascii="Calibri" w:eastAsia="Calibri" w:hAnsi="Calibri" w:cs="Calibri"/>
        </w:rPr>
        <w:t xml:space="preserve">what </w:t>
      </w:r>
      <w:r w:rsidRPr="4144B9B0">
        <w:rPr>
          <w:rFonts w:ascii="Calibri" w:eastAsia="Calibri" w:hAnsi="Calibri" w:cs="Calibri"/>
        </w:rPr>
        <w:t>would be</w:t>
      </w:r>
      <w:r w:rsidR="209DC1E7" w:rsidRPr="4144B9B0">
        <w:rPr>
          <w:rFonts w:ascii="Calibri" w:eastAsia="Calibri" w:hAnsi="Calibri" w:cs="Calibri"/>
        </w:rPr>
        <w:t xml:space="preserve"> include</w:t>
      </w:r>
      <w:r w:rsidRPr="4144B9B0">
        <w:rPr>
          <w:rFonts w:ascii="Calibri" w:eastAsia="Calibri" w:hAnsi="Calibri" w:cs="Calibri"/>
        </w:rPr>
        <w:t>d as part of the MVP</w:t>
      </w:r>
      <w:r w:rsidR="08EAC6A1" w:rsidRPr="4144B9B0">
        <w:rPr>
          <w:rFonts w:ascii="Calibri" w:eastAsia="Calibri" w:hAnsi="Calibri" w:cs="Calibri"/>
        </w:rPr>
        <w:t>.</w:t>
      </w:r>
    </w:p>
    <w:p w14:paraId="3C3B2195" w14:textId="502BBE37" w:rsidR="00276857" w:rsidRPr="00445162" w:rsidRDefault="00EF54A1" w:rsidP="00460EEE">
      <w:pPr>
        <w:pStyle w:val="ListParagraph"/>
        <w:numPr>
          <w:ilvl w:val="0"/>
          <w:numId w:val="18"/>
        </w:numPr>
        <w:spacing w:after="60"/>
        <w:jc w:val="both"/>
        <w:rPr>
          <w:rFonts w:ascii="Calibri" w:eastAsia="Calibri" w:hAnsi="Calibri" w:cs="Calibri"/>
        </w:rPr>
      </w:pPr>
      <w:r w:rsidRPr="4144B9B0">
        <w:rPr>
          <w:rFonts w:ascii="Calibri" w:eastAsia="Calibri" w:hAnsi="Calibri" w:cs="Calibri"/>
        </w:rPr>
        <w:t>1-2 pages of e</w:t>
      </w:r>
      <w:r w:rsidR="3A87DD7C" w:rsidRPr="4144B9B0">
        <w:rPr>
          <w:rFonts w:ascii="Calibri" w:eastAsia="Calibri" w:hAnsi="Calibri" w:cs="Calibri"/>
        </w:rPr>
        <w:t>xplanation of available advanced artificial intelligence features that would enhance legal workflows.</w:t>
      </w:r>
    </w:p>
    <w:p w14:paraId="43843143" w14:textId="609C93BF" w:rsidR="00276857" w:rsidRPr="00445162" w:rsidRDefault="00276857" w:rsidP="00460EEE">
      <w:pPr>
        <w:pStyle w:val="ListParagraph"/>
        <w:numPr>
          <w:ilvl w:val="0"/>
          <w:numId w:val="18"/>
        </w:numPr>
        <w:spacing w:after="60"/>
        <w:jc w:val="both"/>
        <w:rPr>
          <w:rFonts w:ascii="Calibri" w:eastAsia="Calibri" w:hAnsi="Calibri" w:cs="Calibri"/>
        </w:rPr>
      </w:pPr>
      <w:r w:rsidRPr="4144B9B0">
        <w:rPr>
          <w:rFonts w:ascii="Calibri" w:eastAsia="Calibri" w:hAnsi="Calibri" w:cs="Calibri"/>
        </w:rPr>
        <w:t xml:space="preserve">Experience/Case Studies. Please include </w:t>
      </w:r>
      <w:r w:rsidR="002C7B2A" w:rsidRPr="4144B9B0">
        <w:rPr>
          <w:rFonts w:ascii="Calibri" w:eastAsia="Calibri" w:hAnsi="Calibri" w:cs="Calibri"/>
        </w:rPr>
        <w:t xml:space="preserve">at least three case studies </w:t>
      </w:r>
      <w:r w:rsidR="00D16640" w:rsidRPr="4144B9B0">
        <w:rPr>
          <w:rFonts w:ascii="Calibri" w:eastAsia="Calibri" w:hAnsi="Calibri" w:cs="Calibri"/>
        </w:rPr>
        <w:t>o</w:t>
      </w:r>
      <w:r w:rsidR="002C7B2A" w:rsidRPr="4144B9B0">
        <w:rPr>
          <w:rFonts w:ascii="Calibri" w:eastAsia="Calibri" w:hAnsi="Calibri" w:cs="Calibri"/>
        </w:rPr>
        <w:t>f</w:t>
      </w:r>
      <w:r w:rsidRPr="4144B9B0">
        <w:rPr>
          <w:rFonts w:ascii="Calibri" w:eastAsia="Calibri" w:hAnsi="Calibri" w:cs="Calibri"/>
        </w:rPr>
        <w:t xml:space="preserve"> any </w:t>
      </w:r>
      <w:r w:rsidR="002C7B2A" w:rsidRPr="4144B9B0">
        <w:rPr>
          <w:rFonts w:ascii="Calibri" w:eastAsia="Calibri" w:hAnsi="Calibri" w:cs="Calibri"/>
        </w:rPr>
        <w:t xml:space="preserve">direct </w:t>
      </w:r>
      <w:r w:rsidRPr="4144B9B0">
        <w:rPr>
          <w:rFonts w:ascii="Calibri" w:eastAsia="Calibri" w:hAnsi="Calibri" w:cs="Calibri"/>
        </w:rPr>
        <w:t xml:space="preserve">experience </w:t>
      </w:r>
      <w:r w:rsidR="002C7B2A" w:rsidRPr="4144B9B0">
        <w:rPr>
          <w:rFonts w:ascii="Calibri" w:eastAsia="Calibri" w:hAnsi="Calibri" w:cs="Calibri"/>
        </w:rPr>
        <w:t xml:space="preserve">of your organization </w:t>
      </w:r>
      <w:r w:rsidRPr="4144B9B0">
        <w:rPr>
          <w:rFonts w:ascii="Calibri" w:eastAsia="Calibri" w:hAnsi="Calibri" w:cs="Calibri"/>
        </w:rPr>
        <w:t>working with</w:t>
      </w:r>
      <w:r w:rsidR="002C7B2A" w:rsidRPr="4144B9B0">
        <w:rPr>
          <w:rFonts w:ascii="Calibri" w:eastAsia="Calibri" w:hAnsi="Calibri" w:cs="Calibri"/>
        </w:rPr>
        <w:t xml:space="preserve"> a</w:t>
      </w:r>
      <w:r w:rsidRPr="4144B9B0">
        <w:rPr>
          <w:rFonts w:ascii="Calibri" w:eastAsia="Calibri" w:hAnsi="Calibri" w:cs="Calibri"/>
        </w:rPr>
        <w:t xml:space="preserve"> government agency (of </w:t>
      </w:r>
      <w:r w:rsidR="00A54F74" w:rsidRPr="4144B9B0">
        <w:rPr>
          <w:rFonts w:ascii="Calibri" w:eastAsia="Calibri" w:hAnsi="Calibri" w:cs="Calibri"/>
        </w:rPr>
        <w:t xml:space="preserve">similar size to </w:t>
      </w:r>
      <w:r w:rsidRPr="4144B9B0">
        <w:rPr>
          <w:rFonts w:ascii="Calibri" w:eastAsia="Calibri" w:hAnsi="Calibri" w:cs="Calibri"/>
        </w:rPr>
        <w:t xml:space="preserve">ATR </w:t>
      </w:r>
      <w:r w:rsidR="00A54F74" w:rsidRPr="4144B9B0">
        <w:rPr>
          <w:rFonts w:ascii="Calibri" w:eastAsia="Calibri" w:hAnsi="Calibri" w:cs="Calibri"/>
        </w:rPr>
        <w:t>– approximately 750 users</w:t>
      </w:r>
      <w:r w:rsidR="00D16640" w:rsidRPr="4144B9B0">
        <w:rPr>
          <w:rFonts w:ascii="Calibri" w:eastAsia="Calibri" w:hAnsi="Calibri" w:cs="Calibri"/>
        </w:rPr>
        <w:t xml:space="preserve"> and </w:t>
      </w:r>
      <w:r w:rsidR="00994E84" w:rsidRPr="4144B9B0">
        <w:rPr>
          <w:rFonts w:ascii="Calibri" w:eastAsia="Calibri" w:hAnsi="Calibri" w:cs="Calibri"/>
        </w:rPr>
        <w:t>with similar requirements as in Appendix A</w:t>
      </w:r>
      <w:r w:rsidR="00A54F74" w:rsidRPr="4144B9B0">
        <w:rPr>
          <w:rFonts w:ascii="Calibri" w:eastAsia="Calibri" w:hAnsi="Calibri" w:cs="Calibri"/>
        </w:rPr>
        <w:t>)</w:t>
      </w:r>
      <w:r w:rsidRPr="4144B9B0">
        <w:rPr>
          <w:rFonts w:ascii="Calibri" w:eastAsia="Calibri" w:hAnsi="Calibri" w:cs="Calibri"/>
        </w:rPr>
        <w:t xml:space="preserve"> </w:t>
      </w:r>
      <w:r w:rsidR="00806D24" w:rsidRPr="4144B9B0">
        <w:rPr>
          <w:rFonts w:ascii="Calibri" w:eastAsia="Calibri" w:hAnsi="Calibri" w:cs="Calibri"/>
        </w:rPr>
        <w:t xml:space="preserve">to provide software/licenses for and </w:t>
      </w:r>
      <w:r w:rsidRPr="4144B9B0">
        <w:rPr>
          <w:rFonts w:ascii="Calibri" w:eastAsia="Calibri" w:hAnsi="Calibri" w:cs="Calibri"/>
        </w:rPr>
        <w:t xml:space="preserve">implement </w:t>
      </w:r>
      <w:r w:rsidR="291724F4" w:rsidRPr="4144B9B0">
        <w:rPr>
          <w:rFonts w:ascii="Calibri" w:eastAsia="Calibri" w:hAnsi="Calibri" w:cs="Calibri"/>
        </w:rPr>
        <w:t>a legal</w:t>
      </w:r>
      <w:r w:rsidR="6A96B777" w:rsidRPr="4144B9B0">
        <w:rPr>
          <w:rFonts w:ascii="Calibri" w:eastAsia="Calibri" w:hAnsi="Calibri" w:cs="Calibri"/>
        </w:rPr>
        <w:t xml:space="preserve"> matter</w:t>
      </w:r>
      <w:r w:rsidR="291724F4" w:rsidRPr="4144B9B0">
        <w:rPr>
          <w:rFonts w:ascii="Calibri" w:eastAsia="Calibri" w:hAnsi="Calibri" w:cs="Calibri"/>
        </w:rPr>
        <w:t xml:space="preserve">, evidence and document management </w:t>
      </w:r>
      <w:r w:rsidRPr="4144B9B0">
        <w:rPr>
          <w:rFonts w:ascii="Calibri" w:eastAsia="Calibri" w:hAnsi="Calibri" w:cs="Calibri"/>
        </w:rPr>
        <w:t>solution</w:t>
      </w:r>
      <w:r w:rsidR="6A331958" w:rsidRPr="4144B9B0">
        <w:rPr>
          <w:rFonts w:ascii="Calibri" w:eastAsia="Calibri" w:hAnsi="Calibri" w:cs="Calibri"/>
        </w:rPr>
        <w:t xml:space="preserve">. </w:t>
      </w:r>
      <w:r w:rsidR="002C7B2A" w:rsidRPr="4144B9B0">
        <w:rPr>
          <w:rFonts w:ascii="Calibri" w:eastAsia="Calibri" w:hAnsi="Calibri" w:cs="Calibri"/>
        </w:rPr>
        <w:t>Also i</w:t>
      </w:r>
      <w:r w:rsidR="6A331958" w:rsidRPr="4144B9B0">
        <w:rPr>
          <w:rFonts w:ascii="Calibri" w:eastAsia="Calibri" w:hAnsi="Calibri" w:cs="Calibri"/>
        </w:rPr>
        <w:t>dentify any experience supporting other DOJ-specific</w:t>
      </w:r>
      <w:r w:rsidR="2F3F9DA4" w:rsidRPr="4144B9B0">
        <w:rPr>
          <w:rFonts w:ascii="Calibri" w:eastAsia="Calibri" w:hAnsi="Calibri" w:cs="Calibri"/>
        </w:rPr>
        <w:t xml:space="preserve"> components</w:t>
      </w:r>
      <w:r w:rsidR="08C6C729" w:rsidRPr="4144B9B0">
        <w:rPr>
          <w:rFonts w:ascii="Calibri" w:eastAsia="Calibri" w:hAnsi="Calibri" w:cs="Calibri"/>
        </w:rPr>
        <w:t xml:space="preserve"> with similar requirements to ATR</w:t>
      </w:r>
      <w:r w:rsidRPr="4144B9B0">
        <w:rPr>
          <w:rFonts w:ascii="Calibri" w:eastAsia="Calibri" w:hAnsi="Calibri" w:cs="Calibri"/>
        </w:rPr>
        <w:t>.</w:t>
      </w:r>
      <w:r w:rsidR="002C7B2A" w:rsidRPr="4144B9B0">
        <w:rPr>
          <w:rFonts w:ascii="Calibri" w:eastAsia="Calibri" w:hAnsi="Calibri" w:cs="Calibri"/>
        </w:rPr>
        <w:t xml:space="preserve"> Case Studies should not be longer than 1 page per Case Study</w:t>
      </w:r>
      <w:r w:rsidR="009117CE" w:rsidRPr="4144B9B0">
        <w:rPr>
          <w:rFonts w:ascii="Calibri" w:eastAsia="Calibri" w:hAnsi="Calibri" w:cs="Calibri"/>
        </w:rPr>
        <w:t xml:space="preserve">. </w:t>
      </w:r>
    </w:p>
    <w:p w14:paraId="0677989D" w14:textId="6DCBF580" w:rsidR="040C33BF" w:rsidRDefault="59A546C6" w:rsidP="00460EEE">
      <w:pPr>
        <w:pStyle w:val="ListParagraph"/>
        <w:numPr>
          <w:ilvl w:val="0"/>
          <w:numId w:val="18"/>
        </w:numPr>
        <w:spacing w:after="60"/>
        <w:jc w:val="both"/>
        <w:rPr>
          <w:rFonts w:ascii="Calibri" w:eastAsia="Calibri" w:hAnsi="Calibri" w:cs="Calibri"/>
        </w:rPr>
      </w:pPr>
      <w:r w:rsidRPr="4144B9B0">
        <w:rPr>
          <w:rFonts w:ascii="Calibri" w:eastAsia="Calibri" w:hAnsi="Calibri" w:cs="Calibri"/>
        </w:rPr>
        <w:t>Whether Respondent is an approved bidding resource on GSA or SEWP, and under what classification group.</w:t>
      </w:r>
    </w:p>
    <w:p w14:paraId="0DB081E8" w14:textId="15ADDFF8" w:rsidR="27F0C4F2" w:rsidRDefault="25398E0A" w:rsidP="00460EEE">
      <w:pPr>
        <w:pStyle w:val="ListParagraph"/>
        <w:numPr>
          <w:ilvl w:val="0"/>
          <w:numId w:val="18"/>
        </w:numPr>
        <w:spacing w:after="0"/>
        <w:jc w:val="both"/>
        <w:rPr>
          <w:rFonts w:ascii="Calibri" w:eastAsia="Calibri" w:hAnsi="Calibri" w:cs="Calibri"/>
        </w:rPr>
      </w:pPr>
      <w:r w:rsidRPr="4144B9B0">
        <w:rPr>
          <w:rFonts w:ascii="Calibri" w:eastAsia="Calibri" w:hAnsi="Calibri" w:cs="Calibri"/>
        </w:rPr>
        <w:t>Identification of other competitive bidding proposals respondent has submitted with the government on similar contracting vehicles or specific software development projects.</w:t>
      </w:r>
    </w:p>
    <w:p w14:paraId="1FD51372" w14:textId="1B5433E3" w:rsidR="00460EEE" w:rsidRDefault="00460EEE">
      <w:pPr>
        <w:rPr>
          <w:rFonts w:ascii="Calibri" w:eastAsia="Calibri" w:hAnsi="Calibri" w:cs="Calibri"/>
        </w:rPr>
      </w:pPr>
      <w:r>
        <w:rPr>
          <w:rFonts w:ascii="Calibri" w:eastAsia="Calibri" w:hAnsi="Calibri" w:cs="Calibri"/>
        </w:rPr>
        <w:br w:type="page"/>
      </w:r>
    </w:p>
    <w:p w14:paraId="56579578" w14:textId="232EF3B8" w:rsidR="00276857" w:rsidRPr="00445162" w:rsidRDefault="6F75F11C" w:rsidP="4144B9B0">
      <w:pPr>
        <w:pStyle w:val="ListParagraph"/>
        <w:numPr>
          <w:ilvl w:val="0"/>
          <w:numId w:val="15"/>
        </w:numPr>
        <w:spacing w:after="120"/>
        <w:ind w:left="270" w:hanging="270"/>
        <w:rPr>
          <w:rFonts w:ascii="Calibri" w:eastAsia="Calibri" w:hAnsi="Calibri" w:cs="Calibri"/>
          <w:u w:val="single"/>
        </w:rPr>
      </w:pPr>
      <w:r w:rsidRPr="4144B9B0">
        <w:rPr>
          <w:rFonts w:ascii="Calibri" w:eastAsia="Calibri" w:hAnsi="Calibri" w:cs="Calibri"/>
          <w:b/>
          <w:bCs/>
          <w:color w:val="000000" w:themeColor="text1"/>
          <w:u w:val="single"/>
        </w:rPr>
        <w:lastRenderedPageBreak/>
        <w:t xml:space="preserve">Submission Instructions: </w:t>
      </w:r>
    </w:p>
    <w:p w14:paraId="790DEF29" w14:textId="2AF8AC1A" w:rsidR="00276857" w:rsidRPr="00445162" w:rsidRDefault="00276857" w:rsidP="4144B9B0">
      <w:pPr>
        <w:spacing w:before="240" w:after="120"/>
        <w:rPr>
          <w:rFonts w:ascii="Calibri" w:eastAsia="Calibri" w:hAnsi="Calibri" w:cs="Calibri"/>
        </w:rPr>
      </w:pPr>
      <w:r w:rsidRPr="4144B9B0">
        <w:rPr>
          <w:rFonts w:ascii="Calibri" w:eastAsia="Calibri" w:hAnsi="Calibri" w:cs="Calibri"/>
        </w:rPr>
        <w:t xml:space="preserve">Interested parties who consider themselves qualified to perform the above-listed services are invited to submit their response to this RFI by </w:t>
      </w:r>
      <w:r w:rsidRPr="4144B9B0">
        <w:rPr>
          <w:rFonts w:ascii="Calibri" w:eastAsia="Calibri" w:hAnsi="Calibri" w:cs="Calibri"/>
          <w:b/>
          <w:bCs/>
        </w:rPr>
        <w:t xml:space="preserve">11:59 PM EST by </w:t>
      </w:r>
      <w:r w:rsidR="7500A60B" w:rsidRPr="22153AE0">
        <w:rPr>
          <w:rFonts w:ascii="Calibri" w:eastAsia="Calibri" w:hAnsi="Calibri" w:cs="Calibri"/>
          <w:b/>
          <w:bCs/>
        </w:rPr>
        <w:t>Fri</w:t>
      </w:r>
      <w:r w:rsidRPr="4144B9B0">
        <w:rPr>
          <w:rFonts w:ascii="Calibri" w:eastAsia="Calibri" w:hAnsi="Calibri" w:cs="Calibri"/>
          <w:b/>
          <w:bCs/>
        </w:rPr>
        <w:t xml:space="preserve">, June </w:t>
      </w:r>
      <w:r w:rsidR="417A2F7D" w:rsidRPr="22153AE0">
        <w:rPr>
          <w:rFonts w:ascii="Calibri" w:eastAsia="Calibri" w:hAnsi="Calibri" w:cs="Calibri"/>
          <w:b/>
          <w:bCs/>
        </w:rPr>
        <w:t>20</w:t>
      </w:r>
      <w:r w:rsidR="00510EBD" w:rsidRPr="1E12262A">
        <w:rPr>
          <w:rFonts w:ascii="Calibri" w:eastAsia="Calibri" w:hAnsi="Calibri" w:cs="Calibri"/>
          <w:b/>
          <w:bCs/>
        </w:rPr>
        <w:t>th</w:t>
      </w:r>
      <w:r w:rsidRPr="4144B9B0">
        <w:rPr>
          <w:rFonts w:ascii="Calibri" w:eastAsia="Calibri" w:hAnsi="Calibri" w:cs="Calibri"/>
          <w:b/>
          <w:bCs/>
        </w:rPr>
        <w:t>, 2025.</w:t>
      </w:r>
      <w:r w:rsidRPr="4144B9B0">
        <w:rPr>
          <w:rFonts w:ascii="Calibri" w:eastAsia="Calibri" w:hAnsi="Calibri" w:cs="Calibri"/>
          <w:b/>
          <w:bCs/>
          <w:color w:val="000000" w:themeColor="text1"/>
        </w:rPr>
        <w:t xml:space="preserve"> </w:t>
      </w:r>
      <w:r w:rsidRPr="4144B9B0">
        <w:rPr>
          <w:rFonts w:ascii="Calibri" w:eastAsia="Calibri" w:hAnsi="Calibri" w:cs="Calibri"/>
          <w:color w:val="000000" w:themeColor="text1"/>
        </w:rPr>
        <w:t xml:space="preserve">All responses under this </w:t>
      </w:r>
      <w:r w:rsidRPr="4144B9B0">
        <w:rPr>
          <w:rFonts w:ascii="Calibri" w:eastAsia="Calibri" w:hAnsi="Calibri" w:cs="Calibri"/>
        </w:rPr>
        <w:t xml:space="preserve">notice </w:t>
      </w:r>
      <w:r w:rsidRPr="4144B9B0">
        <w:rPr>
          <w:rFonts w:ascii="Calibri" w:eastAsia="Calibri" w:hAnsi="Calibri" w:cs="Calibri"/>
          <w:color w:val="000000" w:themeColor="text1"/>
        </w:rPr>
        <w:t xml:space="preserve">must be emailed to Elliott Jones at </w:t>
      </w:r>
      <w:hyperlink r:id="rId12">
        <w:r w:rsidR="00631B96" w:rsidRPr="4144B9B0">
          <w:rPr>
            <w:rStyle w:val="Hyperlink"/>
            <w:rFonts w:ascii="Calibri" w:eastAsia="Calibri" w:hAnsi="Calibri" w:cs="Calibri"/>
          </w:rPr>
          <w:t>Elliott.Jone</w:t>
        </w:r>
        <w:r w:rsidRPr="4144B9B0">
          <w:rPr>
            <w:rStyle w:val="Hyperlink"/>
            <w:rFonts w:ascii="Calibri" w:eastAsia="Calibri" w:hAnsi="Calibri" w:cs="Calibri"/>
          </w:rPr>
          <w:t>s@usdoj.go</w:t>
        </w:r>
        <w:r w:rsidR="00631B96" w:rsidRPr="4144B9B0">
          <w:rPr>
            <w:rStyle w:val="Hyperlink"/>
            <w:rFonts w:ascii="Calibri" w:eastAsia="Calibri" w:hAnsi="Calibri" w:cs="Calibri"/>
          </w:rPr>
          <w:t>v</w:t>
        </w:r>
      </w:hyperlink>
      <w:r w:rsidR="00631B96" w:rsidRPr="4144B9B0">
        <w:rPr>
          <w:rFonts w:ascii="Calibri" w:eastAsia="Calibri" w:hAnsi="Calibri" w:cs="Calibri"/>
        </w:rPr>
        <w:t xml:space="preserve"> </w:t>
      </w:r>
      <w:r w:rsidRPr="4144B9B0">
        <w:rPr>
          <w:rFonts w:ascii="Calibri" w:eastAsia="Calibri" w:hAnsi="Calibri" w:cs="Calibri"/>
        </w:rPr>
        <w:t xml:space="preserve">and Jacob Henson at </w:t>
      </w:r>
      <w:hyperlink r:id="rId13">
        <w:r w:rsidRPr="4144B9B0">
          <w:rPr>
            <w:rStyle w:val="Hyperlink"/>
            <w:rFonts w:ascii="Calibri" w:eastAsia="Calibri" w:hAnsi="Calibri" w:cs="Calibri"/>
          </w:rPr>
          <w:t>Jacob.Henson2@usdoj.gov</w:t>
        </w:r>
      </w:hyperlink>
      <w:r w:rsidRPr="4144B9B0">
        <w:rPr>
          <w:rFonts w:ascii="Calibri" w:eastAsia="Calibri" w:hAnsi="Calibri" w:cs="Calibri"/>
        </w:rPr>
        <w:t>.</w:t>
      </w:r>
    </w:p>
    <w:p w14:paraId="6FDDDDB4" w14:textId="382DCBB5" w:rsidR="00276857" w:rsidRPr="00445162" w:rsidRDefault="00276857" w:rsidP="4144B9B0">
      <w:pPr>
        <w:spacing w:after="120"/>
        <w:rPr>
          <w:rFonts w:ascii="Calibri" w:eastAsia="Calibri" w:hAnsi="Calibri" w:cs="Calibri"/>
          <w:color w:val="000000" w:themeColor="text1"/>
        </w:rPr>
      </w:pPr>
      <w:r w:rsidRPr="4144B9B0">
        <w:rPr>
          <w:rFonts w:ascii="Calibri" w:eastAsia="Calibri" w:hAnsi="Calibri" w:cs="Calibri"/>
          <w:color w:val="000000" w:themeColor="text1"/>
        </w:rPr>
        <w:t xml:space="preserve">If you have any questions concerning this RFI, please contact Elliott Jones at </w:t>
      </w:r>
      <w:hyperlink r:id="rId14">
        <w:r w:rsidRPr="4144B9B0">
          <w:rPr>
            <w:rStyle w:val="Hyperlink"/>
            <w:rFonts w:ascii="Calibri" w:eastAsia="Calibri" w:hAnsi="Calibri" w:cs="Calibri"/>
          </w:rPr>
          <w:t>Elliott.Jones@usdoj.gov</w:t>
        </w:r>
      </w:hyperlink>
      <w:r w:rsidRPr="4144B9B0">
        <w:rPr>
          <w:rFonts w:ascii="Calibri" w:eastAsia="Calibri" w:hAnsi="Calibri" w:cs="Calibri"/>
        </w:rPr>
        <w:t>.</w:t>
      </w:r>
      <w:r w:rsidRPr="7DCD2C47">
        <w:rPr>
          <w:rFonts w:ascii="Times New Roman" w:hAnsi="Times New Roman" w:cs="Times New Roman"/>
          <w:sz w:val="24"/>
          <w:szCs w:val="24"/>
        </w:rPr>
        <w:t>.</w:t>
      </w:r>
    </w:p>
    <w:p w14:paraId="2D8F3FF9" w14:textId="77777777" w:rsidR="00276857" w:rsidRPr="00445162" w:rsidRDefault="00276857" w:rsidP="4144B9B0">
      <w:pPr>
        <w:spacing w:after="0"/>
        <w:rPr>
          <w:rFonts w:ascii="Calibri" w:eastAsia="Calibri" w:hAnsi="Calibri" w:cs="Calibri"/>
        </w:rPr>
      </w:pPr>
    </w:p>
    <w:p w14:paraId="20B1348E" w14:textId="77777777" w:rsidR="0068025D" w:rsidRDefault="0068025D" w:rsidP="4144B9B0">
      <w:pPr>
        <w:spacing w:after="0"/>
        <w:rPr>
          <w:rFonts w:ascii="Calibri" w:eastAsia="Calibri" w:hAnsi="Calibri" w:cs="Calibri"/>
        </w:rPr>
      </w:pPr>
    </w:p>
    <w:p w14:paraId="2E091B14" w14:textId="77777777" w:rsidR="00BF162D" w:rsidRDefault="00BF162D" w:rsidP="4144B9B0">
      <w:pPr>
        <w:spacing w:after="0"/>
        <w:rPr>
          <w:rFonts w:ascii="Calibri" w:eastAsia="Calibri" w:hAnsi="Calibri" w:cs="Calibri"/>
        </w:rPr>
      </w:pPr>
    </w:p>
    <w:p w14:paraId="210BEB73" w14:textId="77777777" w:rsidR="00720390" w:rsidRDefault="00720390" w:rsidP="4144B9B0">
      <w:pPr>
        <w:spacing w:after="0"/>
        <w:rPr>
          <w:rFonts w:ascii="Calibri" w:eastAsia="Calibri" w:hAnsi="Calibri" w:cs="Calibri"/>
        </w:rPr>
      </w:pPr>
    </w:p>
    <w:p w14:paraId="7D0285FC" w14:textId="77777777" w:rsidR="00720390" w:rsidRDefault="00720390" w:rsidP="4144B9B0">
      <w:pPr>
        <w:spacing w:after="0"/>
        <w:rPr>
          <w:rFonts w:ascii="Calibri" w:eastAsia="Calibri" w:hAnsi="Calibri" w:cs="Calibri"/>
        </w:rPr>
      </w:pPr>
    </w:p>
    <w:p w14:paraId="4C99AB6E" w14:textId="6697416C" w:rsidR="00BF162D" w:rsidRPr="00720390" w:rsidRDefault="00BF162D" w:rsidP="00BF162D">
      <w:pPr>
        <w:spacing w:after="0"/>
        <w:jc w:val="center"/>
        <w:rPr>
          <w:rFonts w:ascii="Calibri" w:eastAsia="Calibri" w:hAnsi="Calibri" w:cs="Calibri"/>
          <w:b/>
          <w:bCs/>
          <w:sz w:val="56"/>
          <w:szCs w:val="56"/>
        </w:rPr>
      </w:pPr>
      <w:r w:rsidRPr="00720390">
        <w:rPr>
          <w:rFonts w:ascii="Calibri" w:eastAsia="Calibri" w:hAnsi="Calibri" w:cs="Calibri"/>
          <w:b/>
          <w:bCs/>
          <w:sz w:val="56"/>
          <w:szCs w:val="56"/>
        </w:rPr>
        <w:t>Appendix – A</w:t>
      </w:r>
    </w:p>
    <w:p w14:paraId="323CAF4E" w14:textId="77777777" w:rsidR="00BF162D" w:rsidRDefault="00BF162D" w:rsidP="00BF162D">
      <w:pPr>
        <w:spacing w:after="0"/>
        <w:jc w:val="center"/>
        <w:rPr>
          <w:rFonts w:ascii="Calibri" w:eastAsia="Calibri" w:hAnsi="Calibri" w:cs="Calibri"/>
          <w:sz w:val="56"/>
          <w:szCs w:val="56"/>
        </w:rPr>
      </w:pPr>
    </w:p>
    <w:p w14:paraId="0045984E" w14:textId="24ABAA1D" w:rsidR="00BF162D" w:rsidRDefault="00876434" w:rsidP="00BF162D">
      <w:pPr>
        <w:spacing w:after="0"/>
        <w:jc w:val="center"/>
        <w:rPr>
          <w:rFonts w:ascii="Calibri" w:eastAsia="Calibri" w:hAnsi="Calibri" w:cs="Calibri"/>
          <w:sz w:val="56"/>
          <w:szCs w:val="56"/>
        </w:rPr>
      </w:pPr>
      <w:r>
        <w:rPr>
          <w:rFonts w:ascii="Calibri" w:eastAsia="Calibri" w:hAnsi="Calibri" w:cs="Calibri"/>
          <w:sz w:val="56"/>
          <w:szCs w:val="56"/>
        </w:rPr>
        <w:object w:dxaOrig="1270" w:dyaOrig="830" w14:anchorId="164AF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3.75pt;height:41.25pt" o:ole="">
            <v:imagedata r:id="rId15" o:title=""/>
          </v:shape>
          <o:OLEObject Type="Embed" ProgID="Excel.Sheet.12" ShapeID="_x0000_i1027" DrawAspect="Icon" ObjectID="_1810627993" r:id="rId16"/>
        </w:object>
      </w:r>
    </w:p>
    <w:p w14:paraId="28431CE7" w14:textId="45D29BDE" w:rsidR="00476F04" w:rsidRPr="00476F04" w:rsidRDefault="00476F04" w:rsidP="00BF162D">
      <w:pPr>
        <w:spacing w:after="0"/>
        <w:jc w:val="center"/>
        <w:rPr>
          <w:rFonts w:ascii="Calibri" w:eastAsia="Calibri" w:hAnsi="Calibri" w:cs="Calibri"/>
          <w:i/>
          <w:iCs/>
          <w:sz w:val="20"/>
          <w:szCs w:val="20"/>
        </w:rPr>
      </w:pPr>
      <w:r w:rsidRPr="00476F04">
        <w:rPr>
          <w:rFonts w:ascii="Calibri" w:eastAsia="Calibri" w:hAnsi="Calibri" w:cs="Calibri"/>
          <w:i/>
          <w:iCs/>
          <w:sz w:val="20"/>
          <w:szCs w:val="20"/>
        </w:rPr>
        <w:t xml:space="preserve">(Please </w:t>
      </w:r>
      <w:r w:rsidR="00B60E9E">
        <w:rPr>
          <w:rFonts w:ascii="Calibri" w:eastAsia="Calibri" w:hAnsi="Calibri" w:cs="Calibri"/>
          <w:i/>
          <w:iCs/>
          <w:sz w:val="20"/>
          <w:szCs w:val="20"/>
        </w:rPr>
        <w:t xml:space="preserve">open </w:t>
      </w:r>
      <w:r w:rsidR="001B446D">
        <w:rPr>
          <w:rFonts w:ascii="Calibri" w:eastAsia="Calibri" w:hAnsi="Calibri" w:cs="Calibri"/>
          <w:i/>
          <w:iCs/>
          <w:sz w:val="20"/>
          <w:szCs w:val="20"/>
        </w:rPr>
        <w:t xml:space="preserve">this RFI </w:t>
      </w:r>
      <w:r w:rsidR="00B60E9E">
        <w:rPr>
          <w:rFonts w:ascii="Calibri" w:eastAsia="Calibri" w:hAnsi="Calibri" w:cs="Calibri"/>
          <w:i/>
          <w:iCs/>
          <w:sz w:val="20"/>
          <w:szCs w:val="20"/>
        </w:rPr>
        <w:t>w</w:t>
      </w:r>
      <w:r w:rsidR="001B446D">
        <w:rPr>
          <w:rFonts w:ascii="Calibri" w:eastAsia="Calibri" w:hAnsi="Calibri" w:cs="Calibri"/>
          <w:i/>
          <w:iCs/>
          <w:sz w:val="20"/>
          <w:szCs w:val="20"/>
        </w:rPr>
        <w:t xml:space="preserve">ord document in desktop and </w:t>
      </w:r>
      <w:r w:rsidRPr="00476F04">
        <w:rPr>
          <w:rFonts w:ascii="Calibri" w:eastAsia="Calibri" w:hAnsi="Calibri" w:cs="Calibri"/>
          <w:i/>
          <w:iCs/>
          <w:sz w:val="20"/>
          <w:szCs w:val="20"/>
        </w:rPr>
        <w:t xml:space="preserve">double click </w:t>
      </w:r>
      <w:r w:rsidR="001B446D">
        <w:rPr>
          <w:rFonts w:ascii="Calibri" w:eastAsia="Calibri" w:hAnsi="Calibri" w:cs="Calibri"/>
          <w:i/>
          <w:iCs/>
          <w:sz w:val="20"/>
          <w:szCs w:val="20"/>
        </w:rPr>
        <w:t xml:space="preserve">on above icon </w:t>
      </w:r>
      <w:r w:rsidRPr="00476F04">
        <w:rPr>
          <w:rFonts w:ascii="Calibri" w:eastAsia="Calibri" w:hAnsi="Calibri" w:cs="Calibri"/>
          <w:i/>
          <w:iCs/>
          <w:sz w:val="20"/>
          <w:szCs w:val="20"/>
        </w:rPr>
        <w:t>to open the</w:t>
      </w:r>
      <w:r w:rsidR="004274DC">
        <w:rPr>
          <w:rFonts w:ascii="Calibri" w:eastAsia="Calibri" w:hAnsi="Calibri" w:cs="Calibri"/>
          <w:i/>
          <w:iCs/>
          <w:sz w:val="20"/>
          <w:szCs w:val="20"/>
        </w:rPr>
        <w:t xml:space="preserve"> </w:t>
      </w:r>
      <w:r>
        <w:rPr>
          <w:rFonts w:ascii="Calibri" w:eastAsia="Calibri" w:hAnsi="Calibri" w:cs="Calibri"/>
          <w:i/>
          <w:iCs/>
          <w:sz w:val="20"/>
          <w:szCs w:val="20"/>
        </w:rPr>
        <w:t>Appendix A</w:t>
      </w:r>
      <w:r w:rsidR="00243D0D">
        <w:rPr>
          <w:rFonts w:ascii="Calibri" w:eastAsia="Calibri" w:hAnsi="Calibri" w:cs="Calibri"/>
          <w:i/>
          <w:iCs/>
          <w:sz w:val="20"/>
          <w:szCs w:val="20"/>
        </w:rPr>
        <w:t xml:space="preserve">.xlsx </w:t>
      </w:r>
      <w:r w:rsidRPr="00476F04">
        <w:rPr>
          <w:rFonts w:ascii="Calibri" w:eastAsia="Calibri" w:hAnsi="Calibri" w:cs="Calibri"/>
          <w:i/>
          <w:iCs/>
          <w:sz w:val="20"/>
          <w:szCs w:val="20"/>
        </w:rPr>
        <w:t>file)</w:t>
      </w:r>
    </w:p>
    <w:sectPr w:rsidR="00476F04" w:rsidRPr="00476F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D333A" w14:textId="77777777" w:rsidR="002D7700" w:rsidRDefault="002D7700" w:rsidP="003D6F75">
      <w:pPr>
        <w:spacing w:after="0" w:line="240" w:lineRule="auto"/>
      </w:pPr>
      <w:r>
        <w:separator/>
      </w:r>
    </w:p>
  </w:endnote>
  <w:endnote w:type="continuationSeparator" w:id="0">
    <w:p w14:paraId="4B447528" w14:textId="77777777" w:rsidR="002D7700" w:rsidRDefault="002D7700" w:rsidP="003D6F75">
      <w:pPr>
        <w:spacing w:after="0" w:line="240" w:lineRule="auto"/>
      </w:pPr>
      <w:r>
        <w:continuationSeparator/>
      </w:r>
    </w:p>
  </w:endnote>
  <w:endnote w:type="continuationNotice" w:id="1">
    <w:p w14:paraId="2D77686A" w14:textId="77777777" w:rsidR="002D7700" w:rsidRDefault="002D77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BB779" w14:textId="77777777" w:rsidR="002D7700" w:rsidRDefault="002D7700" w:rsidP="003D6F75">
      <w:pPr>
        <w:spacing w:after="0" w:line="240" w:lineRule="auto"/>
      </w:pPr>
      <w:r>
        <w:separator/>
      </w:r>
    </w:p>
  </w:footnote>
  <w:footnote w:type="continuationSeparator" w:id="0">
    <w:p w14:paraId="3E26DD50" w14:textId="77777777" w:rsidR="002D7700" w:rsidRDefault="002D7700" w:rsidP="003D6F75">
      <w:pPr>
        <w:spacing w:after="0" w:line="240" w:lineRule="auto"/>
      </w:pPr>
      <w:r>
        <w:continuationSeparator/>
      </w:r>
    </w:p>
  </w:footnote>
  <w:footnote w:type="continuationNotice" w:id="1">
    <w:p w14:paraId="01E546C5" w14:textId="77777777" w:rsidR="002D7700" w:rsidRDefault="002D77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43922"/>
    <w:multiLevelType w:val="hybridMultilevel"/>
    <w:tmpl w:val="18CCA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6278F"/>
    <w:multiLevelType w:val="hybridMultilevel"/>
    <w:tmpl w:val="5FBC4216"/>
    <w:lvl w:ilvl="0" w:tplc="D9B0F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586CC7"/>
    <w:multiLevelType w:val="hybridMultilevel"/>
    <w:tmpl w:val="8FF29DAE"/>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B934FC1"/>
    <w:multiLevelType w:val="hybridMultilevel"/>
    <w:tmpl w:val="331C03A6"/>
    <w:lvl w:ilvl="0" w:tplc="EDF43D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A7322"/>
    <w:multiLevelType w:val="hybridMultilevel"/>
    <w:tmpl w:val="3A60BD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FB4683"/>
    <w:multiLevelType w:val="hybridMultilevel"/>
    <w:tmpl w:val="E3862966"/>
    <w:lvl w:ilvl="0" w:tplc="781402EC">
      <w:start w:val="1"/>
      <w:numFmt w:val="upp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1C2AAE"/>
    <w:multiLevelType w:val="hybridMultilevel"/>
    <w:tmpl w:val="21588A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80B59"/>
    <w:multiLevelType w:val="hybridMultilevel"/>
    <w:tmpl w:val="1532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0250A"/>
    <w:multiLevelType w:val="hybridMultilevel"/>
    <w:tmpl w:val="64CEA774"/>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466128"/>
    <w:multiLevelType w:val="hybridMultilevel"/>
    <w:tmpl w:val="17C090E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4854AD0"/>
    <w:multiLevelType w:val="hybridMultilevel"/>
    <w:tmpl w:val="76C61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7C654"/>
    <w:multiLevelType w:val="hybridMultilevel"/>
    <w:tmpl w:val="0AF250FA"/>
    <w:lvl w:ilvl="0" w:tplc="EE34D57E">
      <w:start w:val="1"/>
      <w:numFmt w:val="bullet"/>
      <w:lvlText w:val="·"/>
      <w:lvlJc w:val="left"/>
      <w:pPr>
        <w:ind w:left="720" w:hanging="360"/>
      </w:pPr>
      <w:rPr>
        <w:rFonts w:ascii="Symbol" w:hAnsi="Symbol" w:hint="default"/>
      </w:rPr>
    </w:lvl>
    <w:lvl w:ilvl="1" w:tplc="01B2847E">
      <w:start w:val="1"/>
      <w:numFmt w:val="bullet"/>
      <w:lvlText w:val="o"/>
      <w:lvlJc w:val="left"/>
      <w:pPr>
        <w:ind w:left="1440" w:hanging="360"/>
      </w:pPr>
      <w:rPr>
        <w:rFonts w:ascii="Courier New" w:hAnsi="Courier New" w:hint="default"/>
      </w:rPr>
    </w:lvl>
    <w:lvl w:ilvl="2" w:tplc="68C2627A">
      <w:start w:val="1"/>
      <w:numFmt w:val="bullet"/>
      <w:lvlText w:val=""/>
      <w:lvlJc w:val="left"/>
      <w:pPr>
        <w:ind w:left="2160" w:hanging="360"/>
      </w:pPr>
      <w:rPr>
        <w:rFonts w:ascii="Wingdings" w:hAnsi="Wingdings" w:hint="default"/>
      </w:rPr>
    </w:lvl>
    <w:lvl w:ilvl="3" w:tplc="4EA8E216">
      <w:start w:val="1"/>
      <w:numFmt w:val="bullet"/>
      <w:lvlText w:val=""/>
      <w:lvlJc w:val="left"/>
      <w:pPr>
        <w:ind w:left="2880" w:hanging="360"/>
      </w:pPr>
      <w:rPr>
        <w:rFonts w:ascii="Symbol" w:hAnsi="Symbol" w:hint="default"/>
      </w:rPr>
    </w:lvl>
    <w:lvl w:ilvl="4" w:tplc="F8B0168E">
      <w:start w:val="1"/>
      <w:numFmt w:val="bullet"/>
      <w:lvlText w:val="o"/>
      <w:lvlJc w:val="left"/>
      <w:pPr>
        <w:ind w:left="3600" w:hanging="360"/>
      </w:pPr>
      <w:rPr>
        <w:rFonts w:ascii="Courier New" w:hAnsi="Courier New" w:hint="default"/>
      </w:rPr>
    </w:lvl>
    <w:lvl w:ilvl="5" w:tplc="C00412CA">
      <w:start w:val="1"/>
      <w:numFmt w:val="bullet"/>
      <w:lvlText w:val=""/>
      <w:lvlJc w:val="left"/>
      <w:pPr>
        <w:ind w:left="4320" w:hanging="360"/>
      </w:pPr>
      <w:rPr>
        <w:rFonts w:ascii="Wingdings" w:hAnsi="Wingdings" w:hint="default"/>
      </w:rPr>
    </w:lvl>
    <w:lvl w:ilvl="6" w:tplc="33F2217E">
      <w:start w:val="1"/>
      <w:numFmt w:val="bullet"/>
      <w:lvlText w:val=""/>
      <w:lvlJc w:val="left"/>
      <w:pPr>
        <w:ind w:left="5040" w:hanging="360"/>
      </w:pPr>
      <w:rPr>
        <w:rFonts w:ascii="Symbol" w:hAnsi="Symbol" w:hint="default"/>
      </w:rPr>
    </w:lvl>
    <w:lvl w:ilvl="7" w:tplc="45D42CA6">
      <w:start w:val="1"/>
      <w:numFmt w:val="bullet"/>
      <w:lvlText w:val="o"/>
      <w:lvlJc w:val="left"/>
      <w:pPr>
        <w:ind w:left="5760" w:hanging="360"/>
      </w:pPr>
      <w:rPr>
        <w:rFonts w:ascii="Courier New" w:hAnsi="Courier New" w:hint="default"/>
      </w:rPr>
    </w:lvl>
    <w:lvl w:ilvl="8" w:tplc="4F58582A">
      <w:start w:val="1"/>
      <w:numFmt w:val="bullet"/>
      <w:lvlText w:val=""/>
      <w:lvlJc w:val="left"/>
      <w:pPr>
        <w:ind w:left="6480" w:hanging="360"/>
      </w:pPr>
      <w:rPr>
        <w:rFonts w:ascii="Wingdings" w:hAnsi="Wingdings" w:hint="default"/>
      </w:rPr>
    </w:lvl>
  </w:abstractNum>
  <w:abstractNum w:abstractNumId="12" w15:restartNumberingAfterBreak="0">
    <w:nsid w:val="5ADB4BA8"/>
    <w:multiLevelType w:val="hybridMultilevel"/>
    <w:tmpl w:val="8600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963729"/>
    <w:multiLevelType w:val="hybridMultilevel"/>
    <w:tmpl w:val="D53AC95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64CB7DF3"/>
    <w:multiLevelType w:val="hybridMultilevel"/>
    <w:tmpl w:val="8F88D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127D77"/>
    <w:multiLevelType w:val="hybridMultilevel"/>
    <w:tmpl w:val="0700C532"/>
    <w:lvl w:ilvl="0" w:tplc="FFFFFFFF">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B72C50"/>
    <w:multiLevelType w:val="hybridMultilevel"/>
    <w:tmpl w:val="49302D7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C831C85"/>
    <w:multiLevelType w:val="hybridMultilevel"/>
    <w:tmpl w:val="2548B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442842">
    <w:abstractNumId w:val="11"/>
  </w:num>
  <w:num w:numId="2" w16cid:durableId="682438570">
    <w:abstractNumId w:val="7"/>
  </w:num>
  <w:num w:numId="3" w16cid:durableId="1526404144">
    <w:abstractNumId w:val="10"/>
  </w:num>
  <w:num w:numId="4" w16cid:durableId="199706568">
    <w:abstractNumId w:val="0"/>
  </w:num>
  <w:num w:numId="5" w16cid:durableId="529269482">
    <w:abstractNumId w:val="3"/>
  </w:num>
  <w:num w:numId="6" w16cid:durableId="271980858">
    <w:abstractNumId w:val="1"/>
  </w:num>
  <w:num w:numId="7" w16cid:durableId="1470172496">
    <w:abstractNumId w:val="13"/>
  </w:num>
  <w:num w:numId="8" w16cid:durableId="1665007825">
    <w:abstractNumId w:val="17"/>
  </w:num>
  <w:num w:numId="9" w16cid:durableId="563099897">
    <w:abstractNumId w:val="12"/>
  </w:num>
  <w:num w:numId="10" w16cid:durableId="728960758">
    <w:abstractNumId w:val="8"/>
  </w:num>
  <w:num w:numId="11" w16cid:durableId="1719355621">
    <w:abstractNumId w:val="2"/>
  </w:num>
  <w:num w:numId="12" w16cid:durableId="147095423">
    <w:abstractNumId w:val="15"/>
  </w:num>
  <w:num w:numId="13" w16cid:durableId="1235167372">
    <w:abstractNumId w:val="14"/>
  </w:num>
  <w:num w:numId="14" w16cid:durableId="680086760">
    <w:abstractNumId w:val="16"/>
  </w:num>
  <w:num w:numId="15" w16cid:durableId="11273857">
    <w:abstractNumId w:val="5"/>
  </w:num>
  <w:num w:numId="16" w16cid:durableId="140848785">
    <w:abstractNumId w:val="6"/>
  </w:num>
  <w:num w:numId="17" w16cid:durableId="118693227">
    <w:abstractNumId w:val="9"/>
  </w:num>
  <w:num w:numId="18" w16cid:durableId="10817543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nson, Jacob (ATR)">
    <w15:presenceInfo w15:providerId="AD" w15:userId="S::Jacob.Henson2@usdoj.gov::3e895ad8-4d0a-4154-a65b-2e3cf2404b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AC"/>
    <w:rsid w:val="0000294B"/>
    <w:rsid w:val="00015DAF"/>
    <w:rsid w:val="00027549"/>
    <w:rsid w:val="00027668"/>
    <w:rsid w:val="000314E8"/>
    <w:rsid w:val="00054286"/>
    <w:rsid w:val="0005657D"/>
    <w:rsid w:val="00060B94"/>
    <w:rsid w:val="000618CC"/>
    <w:rsid w:val="00077896"/>
    <w:rsid w:val="00096B87"/>
    <w:rsid w:val="000A2840"/>
    <w:rsid w:val="000B65F9"/>
    <w:rsid w:val="000C0D70"/>
    <w:rsid w:val="000E2D76"/>
    <w:rsid w:val="000E6496"/>
    <w:rsid w:val="000F1577"/>
    <w:rsid w:val="00110ACF"/>
    <w:rsid w:val="00113165"/>
    <w:rsid w:val="00144D32"/>
    <w:rsid w:val="0016218C"/>
    <w:rsid w:val="0016388A"/>
    <w:rsid w:val="001640E8"/>
    <w:rsid w:val="00173411"/>
    <w:rsid w:val="00181585"/>
    <w:rsid w:val="001904AE"/>
    <w:rsid w:val="001A2B53"/>
    <w:rsid w:val="001B446D"/>
    <w:rsid w:val="001E3123"/>
    <w:rsid w:val="001F0291"/>
    <w:rsid w:val="0020492B"/>
    <w:rsid w:val="00205EF5"/>
    <w:rsid w:val="00243D0D"/>
    <w:rsid w:val="00251726"/>
    <w:rsid w:val="00262767"/>
    <w:rsid w:val="00264F0E"/>
    <w:rsid w:val="0027329A"/>
    <w:rsid w:val="00275E11"/>
    <w:rsid w:val="00276857"/>
    <w:rsid w:val="00287F3A"/>
    <w:rsid w:val="002A6691"/>
    <w:rsid w:val="002C7B2A"/>
    <w:rsid w:val="002C7D65"/>
    <w:rsid w:val="002D7700"/>
    <w:rsid w:val="002E39A1"/>
    <w:rsid w:val="002E7CF6"/>
    <w:rsid w:val="00300EFD"/>
    <w:rsid w:val="003056CC"/>
    <w:rsid w:val="00306075"/>
    <w:rsid w:val="00307FA4"/>
    <w:rsid w:val="00314F07"/>
    <w:rsid w:val="003257B9"/>
    <w:rsid w:val="00332661"/>
    <w:rsid w:val="00333AE0"/>
    <w:rsid w:val="0033584A"/>
    <w:rsid w:val="003360B8"/>
    <w:rsid w:val="00345D14"/>
    <w:rsid w:val="0034733A"/>
    <w:rsid w:val="00350390"/>
    <w:rsid w:val="00350BF1"/>
    <w:rsid w:val="00357DE3"/>
    <w:rsid w:val="00393C52"/>
    <w:rsid w:val="00397C37"/>
    <w:rsid w:val="003B7A1E"/>
    <w:rsid w:val="003C7C35"/>
    <w:rsid w:val="003D6F75"/>
    <w:rsid w:val="003E05BD"/>
    <w:rsid w:val="003F14B8"/>
    <w:rsid w:val="00402E91"/>
    <w:rsid w:val="0040451E"/>
    <w:rsid w:val="00407585"/>
    <w:rsid w:val="0041530D"/>
    <w:rsid w:val="0041590A"/>
    <w:rsid w:val="004274DC"/>
    <w:rsid w:val="00445162"/>
    <w:rsid w:val="00456488"/>
    <w:rsid w:val="00460551"/>
    <w:rsid w:val="00460EEE"/>
    <w:rsid w:val="00471653"/>
    <w:rsid w:val="00476F04"/>
    <w:rsid w:val="004802DE"/>
    <w:rsid w:val="00490CAB"/>
    <w:rsid w:val="004A394C"/>
    <w:rsid w:val="004D576A"/>
    <w:rsid w:val="004F79E5"/>
    <w:rsid w:val="005074D1"/>
    <w:rsid w:val="00510EBD"/>
    <w:rsid w:val="00514559"/>
    <w:rsid w:val="00530F69"/>
    <w:rsid w:val="0054271D"/>
    <w:rsid w:val="00543351"/>
    <w:rsid w:val="0055799B"/>
    <w:rsid w:val="00557D56"/>
    <w:rsid w:val="00575D36"/>
    <w:rsid w:val="005943B3"/>
    <w:rsid w:val="005B47AC"/>
    <w:rsid w:val="005B4D6A"/>
    <w:rsid w:val="005C47E2"/>
    <w:rsid w:val="005D1DC9"/>
    <w:rsid w:val="005D624C"/>
    <w:rsid w:val="005E7FD4"/>
    <w:rsid w:val="005F637A"/>
    <w:rsid w:val="0060529F"/>
    <w:rsid w:val="006178CB"/>
    <w:rsid w:val="00630010"/>
    <w:rsid w:val="00631B96"/>
    <w:rsid w:val="0067129B"/>
    <w:rsid w:val="0068025D"/>
    <w:rsid w:val="00683608"/>
    <w:rsid w:val="00685AB2"/>
    <w:rsid w:val="006873D4"/>
    <w:rsid w:val="006902A0"/>
    <w:rsid w:val="00696CD2"/>
    <w:rsid w:val="006D1088"/>
    <w:rsid w:val="006E02F0"/>
    <w:rsid w:val="006E7F84"/>
    <w:rsid w:val="006F2046"/>
    <w:rsid w:val="006F2A39"/>
    <w:rsid w:val="006F6FEC"/>
    <w:rsid w:val="006F75CA"/>
    <w:rsid w:val="007130AD"/>
    <w:rsid w:val="00720390"/>
    <w:rsid w:val="00731446"/>
    <w:rsid w:val="00736E37"/>
    <w:rsid w:val="00742E7F"/>
    <w:rsid w:val="00744C85"/>
    <w:rsid w:val="00745B80"/>
    <w:rsid w:val="00745CED"/>
    <w:rsid w:val="00745E27"/>
    <w:rsid w:val="00750CE4"/>
    <w:rsid w:val="00777223"/>
    <w:rsid w:val="00782ADC"/>
    <w:rsid w:val="007876DF"/>
    <w:rsid w:val="007965B6"/>
    <w:rsid w:val="007A4195"/>
    <w:rsid w:val="007B2B2D"/>
    <w:rsid w:val="007B2C46"/>
    <w:rsid w:val="007B2FAD"/>
    <w:rsid w:val="007B5F51"/>
    <w:rsid w:val="007B7A57"/>
    <w:rsid w:val="007C52CD"/>
    <w:rsid w:val="007D1767"/>
    <w:rsid w:val="007D665C"/>
    <w:rsid w:val="007F3174"/>
    <w:rsid w:val="007F5AC1"/>
    <w:rsid w:val="007F70D1"/>
    <w:rsid w:val="00805CC8"/>
    <w:rsid w:val="00806D24"/>
    <w:rsid w:val="00822B0D"/>
    <w:rsid w:val="008303A2"/>
    <w:rsid w:val="008325B1"/>
    <w:rsid w:val="0085254A"/>
    <w:rsid w:val="008537FE"/>
    <w:rsid w:val="008657B9"/>
    <w:rsid w:val="00876434"/>
    <w:rsid w:val="00882A1F"/>
    <w:rsid w:val="0088428D"/>
    <w:rsid w:val="00890F53"/>
    <w:rsid w:val="008B58DB"/>
    <w:rsid w:val="008C2052"/>
    <w:rsid w:val="008D19B6"/>
    <w:rsid w:val="008E1934"/>
    <w:rsid w:val="008F5B60"/>
    <w:rsid w:val="008F6E79"/>
    <w:rsid w:val="008F78CA"/>
    <w:rsid w:val="0090001C"/>
    <w:rsid w:val="0090531B"/>
    <w:rsid w:val="00906625"/>
    <w:rsid w:val="009117CE"/>
    <w:rsid w:val="009335DD"/>
    <w:rsid w:val="00933E18"/>
    <w:rsid w:val="00937B18"/>
    <w:rsid w:val="00983559"/>
    <w:rsid w:val="009853C9"/>
    <w:rsid w:val="009873C6"/>
    <w:rsid w:val="00987D64"/>
    <w:rsid w:val="00994E84"/>
    <w:rsid w:val="009B4AAD"/>
    <w:rsid w:val="009C0775"/>
    <w:rsid w:val="009E2019"/>
    <w:rsid w:val="009E490C"/>
    <w:rsid w:val="009E701A"/>
    <w:rsid w:val="009F3F5A"/>
    <w:rsid w:val="00A0443C"/>
    <w:rsid w:val="00A24131"/>
    <w:rsid w:val="00A45526"/>
    <w:rsid w:val="00A47114"/>
    <w:rsid w:val="00A50C34"/>
    <w:rsid w:val="00A54F74"/>
    <w:rsid w:val="00A938FD"/>
    <w:rsid w:val="00AA051A"/>
    <w:rsid w:val="00AB4A54"/>
    <w:rsid w:val="00AE79BE"/>
    <w:rsid w:val="00B24DBE"/>
    <w:rsid w:val="00B36FE2"/>
    <w:rsid w:val="00B3787E"/>
    <w:rsid w:val="00B479B0"/>
    <w:rsid w:val="00B55FBE"/>
    <w:rsid w:val="00B57C3A"/>
    <w:rsid w:val="00B60E9E"/>
    <w:rsid w:val="00B610AC"/>
    <w:rsid w:val="00B62C3D"/>
    <w:rsid w:val="00B65606"/>
    <w:rsid w:val="00B70C3D"/>
    <w:rsid w:val="00B71253"/>
    <w:rsid w:val="00B74F15"/>
    <w:rsid w:val="00BB4CED"/>
    <w:rsid w:val="00BC0ADE"/>
    <w:rsid w:val="00BC21ED"/>
    <w:rsid w:val="00BD2D72"/>
    <w:rsid w:val="00BE5464"/>
    <w:rsid w:val="00BF162D"/>
    <w:rsid w:val="00BF1D5E"/>
    <w:rsid w:val="00C01485"/>
    <w:rsid w:val="00C037A0"/>
    <w:rsid w:val="00C30150"/>
    <w:rsid w:val="00C378FC"/>
    <w:rsid w:val="00C47D6E"/>
    <w:rsid w:val="00C676BA"/>
    <w:rsid w:val="00C72C8F"/>
    <w:rsid w:val="00C73014"/>
    <w:rsid w:val="00C734C4"/>
    <w:rsid w:val="00C7793B"/>
    <w:rsid w:val="00C81EC0"/>
    <w:rsid w:val="00C96B97"/>
    <w:rsid w:val="00CB34EA"/>
    <w:rsid w:val="00CC1C93"/>
    <w:rsid w:val="00CD1C1E"/>
    <w:rsid w:val="00CD241C"/>
    <w:rsid w:val="00CD73CC"/>
    <w:rsid w:val="00CF4D9F"/>
    <w:rsid w:val="00D04697"/>
    <w:rsid w:val="00D117AF"/>
    <w:rsid w:val="00D16640"/>
    <w:rsid w:val="00D31AC8"/>
    <w:rsid w:val="00D31B6F"/>
    <w:rsid w:val="00D37B45"/>
    <w:rsid w:val="00D45C63"/>
    <w:rsid w:val="00D46918"/>
    <w:rsid w:val="00D510E7"/>
    <w:rsid w:val="00D51866"/>
    <w:rsid w:val="00D54E8A"/>
    <w:rsid w:val="00D73FC6"/>
    <w:rsid w:val="00D95866"/>
    <w:rsid w:val="00DA5540"/>
    <w:rsid w:val="00DB4379"/>
    <w:rsid w:val="00DD14B4"/>
    <w:rsid w:val="00DD6EF8"/>
    <w:rsid w:val="00DF0462"/>
    <w:rsid w:val="00E02FD1"/>
    <w:rsid w:val="00E07F00"/>
    <w:rsid w:val="00E213C1"/>
    <w:rsid w:val="00E30003"/>
    <w:rsid w:val="00E34546"/>
    <w:rsid w:val="00E44A3F"/>
    <w:rsid w:val="00E51B14"/>
    <w:rsid w:val="00E539D7"/>
    <w:rsid w:val="00E54231"/>
    <w:rsid w:val="00E87A62"/>
    <w:rsid w:val="00E97CBE"/>
    <w:rsid w:val="00EB1D9F"/>
    <w:rsid w:val="00EC07BB"/>
    <w:rsid w:val="00EC29EE"/>
    <w:rsid w:val="00ED18CC"/>
    <w:rsid w:val="00EE4B94"/>
    <w:rsid w:val="00EF5144"/>
    <w:rsid w:val="00EF54A1"/>
    <w:rsid w:val="00F137D7"/>
    <w:rsid w:val="00F33102"/>
    <w:rsid w:val="00F33174"/>
    <w:rsid w:val="00F33CCE"/>
    <w:rsid w:val="00F61AF7"/>
    <w:rsid w:val="00F76597"/>
    <w:rsid w:val="00F81CA9"/>
    <w:rsid w:val="00FB7695"/>
    <w:rsid w:val="00FB790E"/>
    <w:rsid w:val="00FC239B"/>
    <w:rsid w:val="00FC7FA8"/>
    <w:rsid w:val="00FD7BE6"/>
    <w:rsid w:val="00FE1CED"/>
    <w:rsid w:val="00FE575C"/>
    <w:rsid w:val="00FF2985"/>
    <w:rsid w:val="00FF2FC8"/>
    <w:rsid w:val="00FF6843"/>
    <w:rsid w:val="00FF76CC"/>
    <w:rsid w:val="0100FA01"/>
    <w:rsid w:val="01ADAFB7"/>
    <w:rsid w:val="01F192D5"/>
    <w:rsid w:val="026C2DF7"/>
    <w:rsid w:val="02C912EA"/>
    <w:rsid w:val="02D6B627"/>
    <w:rsid w:val="030D54C6"/>
    <w:rsid w:val="0354DCAD"/>
    <w:rsid w:val="03C6CAC8"/>
    <w:rsid w:val="03DA48A8"/>
    <w:rsid w:val="040C33BF"/>
    <w:rsid w:val="0432F69C"/>
    <w:rsid w:val="052CFD89"/>
    <w:rsid w:val="0539E559"/>
    <w:rsid w:val="056EA7D0"/>
    <w:rsid w:val="058FFD1C"/>
    <w:rsid w:val="060129C2"/>
    <w:rsid w:val="069248F3"/>
    <w:rsid w:val="0699C40A"/>
    <w:rsid w:val="06AC2B59"/>
    <w:rsid w:val="07681DCE"/>
    <w:rsid w:val="081CF907"/>
    <w:rsid w:val="081F2251"/>
    <w:rsid w:val="08776BDD"/>
    <w:rsid w:val="08C6C729"/>
    <w:rsid w:val="08E282F1"/>
    <w:rsid w:val="08EAC6A1"/>
    <w:rsid w:val="08EF5E82"/>
    <w:rsid w:val="09744F0D"/>
    <w:rsid w:val="0A2B92F3"/>
    <w:rsid w:val="0A54920A"/>
    <w:rsid w:val="0CAC7650"/>
    <w:rsid w:val="0D63E258"/>
    <w:rsid w:val="0D910A26"/>
    <w:rsid w:val="0EC260FC"/>
    <w:rsid w:val="0EE132D7"/>
    <w:rsid w:val="0EF030DB"/>
    <w:rsid w:val="0EFBD584"/>
    <w:rsid w:val="0FD98D26"/>
    <w:rsid w:val="10B5913C"/>
    <w:rsid w:val="11B189BD"/>
    <w:rsid w:val="11C823BF"/>
    <w:rsid w:val="127911C4"/>
    <w:rsid w:val="1280017A"/>
    <w:rsid w:val="13346909"/>
    <w:rsid w:val="13FF27FD"/>
    <w:rsid w:val="14BA8E8D"/>
    <w:rsid w:val="14DA9A11"/>
    <w:rsid w:val="14F197A0"/>
    <w:rsid w:val="150905B7"/>
    <w:rsid w:val="156FDECD"/>
    <w:rsid w:val="158F66AE"/>
    <w:rsid w:val="15D5CDF0"/>
    <w:rsid w:val="1629A532"/>
    <w:rsid w:val="175C37B2"/>
    <w:rsid w:val="17E2192A"/>
    <w:rsid w:val="18CED4C1"/>
    <w:rsid w:val="191D30DC"/>
    <w:rsid w:val="195EA0DE"/>
    <w:rsid w:val="1A859D79"/>
    <w:rsid w:val="1A953D95"/>
    <w:rsid w:val="1AA57CA8"/>
    <w:rsid w:val="1AA86AB3"/>
    <w:rsid w:val="1D08949D"/>
    <w:rsid w:val="1DEF8418"/>
    <w:rsid w:val="1E12262A"/>
    <w:rsid w:val="1E316ECD"/>
    <w:rsid w:val="1E6EA05D"/>
    <w:rsid w:val="1EE418D9"/>
    <w:rsid w:val="2011956E"/>
    <w:rsid w:val="203B1821"/>
    <w:rsid w:val="209DC1E7"/>
    <w:rsid w:val="20ABB2BD"/>
    <w:rsid w:val="20CA8D68"/>
    <w:rsid w:val="210BAD6C"/>
    <w:rsid w:val="22153AE0"/>
    <w:rsid w:val="2287628C"/>
    <w:rsid w:val="23241F58"/>
    <w:rsid w:val="23297B2E"/>
    <w:rsid w:val="236628EF"/>
    <w:rsid w:val="24640E0B"/>
    <w:rsid w:val="252514EF"/>
    <w:rsid w:val="25398E0A"/>
    <w:rsid w:val="25E31FFB"/>
    <w:rsid w:val="25EC6133"/>
    <w:rsid w:val="26081C25"/>
    <w:rsid w:val="261C33B3"/>
    <w:rsid w:val="26E685E8"/>
    <w:rsid w:val="27F0C4F2"/>
    <w:rsid w:val="2827D3FF"/>
    <w:rsid w:val="28C33E49"/>
    <w:rsid w:val="29149EFC"/>
    <w:rsid w:val="291724F4"/>
    <w:rsid w:val="29557684"/>
    <w:rsid w:val="296C4AC5"/>
    <w:rsid w:val="2AD84C21"/>
    <w:rsid w:val="2B349752"/>
    <w:rsid w:val="2B44E91B"/>
    <w:rsid w:val="2BD3F4BE"/>
    <w:rsid w:val="2BE15F54"/>
    <w:rsid w:val="2C3794F4"/>
    <w:rsid w:val="2CEEBB1F"/>
    <w:rsid w:val="2D7F1265"/>
    <w:rsid w:val="2E278B7F"/>
    <w:rsid w:val="2E396460"/>
    <w:rsid w:val="2ED96047"/>
    <w:rsid w:val="2F157A34"/>
    <w:rsid w:val="2F3F9DA4"/>
    <w:rsid w:val="2F4E2F2B"/>
    <w:rsid w:val="2FD04F4F"/>
    <w:rsid w:val="304644EE"/>
    <w:rsid w:val="3073E81B"/>
    <w:rsid w:val="308997AC"/>
    <w:rsid w:val="30ED7C11"/>
    <w:rsid w:val="314D389A"/>
    <w:rsid w:val="32168427"/>
    <w:rsid w:val="32E2D789"/>
    <w:rsid w:val="33C89E5E"/>
    <w:rsid w:val="33E7409C"/>
    <w:rsid w:val="3422FA1B"/>
    <w:rsid w:val="342A71E4"/>
    <w:rsid w:val="3431356B"/>
    <w:rsid w:val="347FE05A"/>
    <w:rsid w:val="350D7CED"/>
    <w:rsid w:val="35C8F84C"/>
    <w:rsid w:val="362043C0"/>
    <w:rsid w:val="3650CEAA"/>
    <w:rsid w:val="3755E772"/>
    <w:rsid w:val="37939A6F"/>
    <w:rsid w:val="38135641"/>
    <w:rsid w:val="3903346C"/>
    <w:rsid w:val="3976865D"/>
    <w:rsid w:val="39E7307E"/>
    <w:rsid w:val="39F70EFD"/>
    <w:rsid w:val="3A87DD7C"/>
    <w:rsid w:val="3AB01F5B"/>
    <w:rsid w:val="3ABC0DB8"/>
    <w:rsid w:val="3B12D082"/>
    <w:rsid w:val="3B1D458F"/>
    <w:rsid w:val="3C6284A5"/>
    <w:rsid w:val="3C70B523"/>
    <w:rsid w:val="3C74FD68"/>
    <w:rsid w:val="3D0FE60D"/>
    <w:rsid w:val="3D25F6BA"/>
    <w:rsid w:val="3EB63F6B"/>
    <w:rsid w:val="3ECE5215"/>
    <w:rsid w:val="3F967E50"/>
    <w:rsid w:val="40067C5B"/>
    <w:rsid w:val="401116C6"/>
    <w:rsid w:val="4017B06E"/>
    <w:rsid w:val="40F0369D"/>
    <w:rsid w:val="4133740D"/>
    <w:rsid w:val="4144B9B0"/>
    <w:rsid w:val="417A2F7D"/>
    <w:rsid w:val="4216F8F5"/>
    <w:rsid w:val="422DA591"/>
    <w:rsid w:val="424635DE"/>
    <w:rsid w:val="42AE7BD3"/>
    <w:rsid w:val="438CD284"/>
    <w:rsid w:val="443E368A"/>
    <w:rsid w:val="44EC276D"/>
    <w:rsid w:val="46B3E4F6"/>
    <w:rsid w:val="46BED433"/>
    <w:rsid w:val="46ED43CC"/>
    <w:rsid w:val="4737B33D"/>
    <w:rsid w:val="47F9A3C6"/>
    <w:rsid w:val="48A65573"/>
    <w:rsid w:val="48ED5ED4"/>
    <w:rsid w:val="490FAD96"/>
    <w:rsid w:val="494C0310"/>
    <w:rsid w:val="49652B20"/>
    <w:rsid w:val="497EFB62"/>
    <w:rsid w:val="49C16590"/>
    <w:rsid w:val="49F70843"/>
    <w:rsid w:val="4A9A2141"/>
    <w:rsid w:val="4B9BA9BF"/>
    <w:rsid w:val="4C39CE96"/>
    <w:rsid w:val="4C4D8C65"/>
    <w:rsid w:val="4CC7617E"/>
    <w:rsid w:val="4CEF5C3B"/>
    <w:rsid w:val="4D764864"/>
    <w:rsid w:val="4D83ACC7"/>
    <w:rsid w:val="4DBB83A1"/>
    <w:rsid w:val="4DDCFD1C"/>
    <w:rsid w:val="4E212DE9"/>
    <w:rsid w:val="4EA11881"/>
    <w:rsid w:val="503F5CCB"/>
    <w:rsid w:val="5041292E"/>
    <w:rsid w:val="51462E3F"/>
    <w:rsid w:val="51E9990B"/>
    <w:rsid w:val="526450C3"/>
    <w:rsid w:val="52EF5FE2"/>
    <w:rsid w:val="534609D3"/>
    <w:rsid w:val="534BB83E"/>
    <w:rsid w:val="5383AFE9"/>
    <w:rsid w:val="53939505"/>
    <w:rsid w:val="5406EE41"/>
    <w:rsid w:val="54CEF627"/>
    <w:rsid w:val="557D074A"/>
    <w:rsid w:val="559B44D1"/>
    <w:rsid w:val="55D59E81"/>
    <w:rsid w:val="55EEB9A4"/>
    <w:rsid w:val="567FE7C2"/>
    <w:rsid w:val="56A5DAF5"/>
    <w:rsid w:val="59A546C6"/>
    <w:rsid w:val="5A0CE9EF"/>
    <w:rsid w:val="5A165F81"/>
    <w:rsid w:val="5AC031CC"/>
    <w:rsid w:val="5AD845D2"/>
    <w:rsid w:val="5AEB9608"/>
    <w:rsid w:val="5B23D048"/>
    <w:rsid w:val="5B28FEFF"/>
    <w:rsid w:val="5B892089"/>
    <w:rsid w:val="5BA26B42"/>
    <w:rsid w:val="5BC11F14"/>
    <w:rsid w:val="5C21C1BA"/>
    <w:rsid w:val="5C4FFE7C"/>
    <w:rsid w:val="5C624019"/>
    <w:rsid w:val="5C946074"/>
    <w:rsid w:val="5E5A8EE1"/>
    <w:rsid w:val="5E9E6588"/>
    <w:rsid w:val="5EFC52AA"/>
    <w:rsid w:val="5FAC7713"/>
    <w:rsid w:val="6060641C"/>
    <w:rsid w:val="607699B2"/>
    <w:rsid w:val="6175DB8B"/>
    <w:rsid w:val="61D76ACA"/>
    <w:rsid w:val="626A4EC3"/>
    <w:rsid w:val="63093458"/>
    <w:rsid w:val="631CF7FF"/>
    <w:rsid w:val="63BA9D1F"/>
    <w:rsid w:val="64716E49"/>
    <w:rsid w:val="64BCEA66"/>
    <w:rsid w:val="64DFEC25"/>
    <w:rsid w:val="64F6D9B9"/>
    <w:rsid w:val="65999E2D"/>
    <w:rsid w:val="6627D791"/>
    <w:rsid w:val="6643BAC2"/>
    <w:rsid w:val="664C0A9C"/>
    <w:rsid w:val="68A4DB9A"/>
    <w:rsid w:val="68C0B515"/>
    <w:rsid w:val="68EAF84E"/>
    <w:rsid w:val="69380334"/>
    <w:rsid w:val="699E2629"/>
    <w:rsid w:val="6A0F1009"/>
    <w:rsid w:val="6A176B62"/>
    <w:rsid w:val="6A331958"/>
    <w:rsid w:val="6A35B043"/>
    <w:rsid w:val="6A4BAF67"/>
    <w:rsid w:val="6A96B777"/>
    <w:rsid w:val="6ABEFD21"/>
    <w:rsid w:val="6AC64D39"/>
    <w:rsid w:val="6ADEA0CA"/>
    <w:rsid w:val="6B4BE6CF"/>
    <w:rsid w:val="6BDB17BC"/>
    <w:rsid w:val="6C339D76"/>
    <w:rsid w:val="6D34CF0A"/>
    <w:rsid w:val="6D7E2AA8"/>
    <w:rsid w:val="6DB749C1"/>
    <w:rsid w:val="6DD1F91D"/>
    <w:rsid w:val="6E4C3FA5"/>
    <w:rsid w:val="6EF91C24"/>
    <w:rsid w:val="6F75F11C"/>
    <w:rsid w:val="7001B99F"/>
    <w:rsid w:val="7011A6F6"/>
    <w:rsid w:val="70909C34"/>
    <w:rsid w:val="70D0B171"/>
    <w:rsid w:val="70FC8C27"/>
    <w:rsid w:val="716961E9"/>
    <w:rsid w:val="717506E0"/>
    <w:rsid w:val="719ADCB1"/>
    <w:rsid w:val="71CFBBD9"/>
    <w:rsid w:val="7225F10B"/>
    <w:rsid w:val="723321CD"/>
    <w:rsid w:val="73B18AFB"/>
    <w:rsid w:val="73F51DE3"/>
    <w:rsid w:val="7500A60B"/>
    <w:rsid w:val="75687353"/>
    <w:rsid w:val="759C1DDB"/>
    <w:rsid w:val="766A2601"/>
    <w:rsid w:val="766CD72D"/>
    <w:rsid w:val="77397481"/>
    <w:rsid w:val="78446E2F"/>
    <w:rsid w:val="787CEAE7"/>
    <w:rsid w:val="78971FFD"/>
    <w:rsid w:val="78C50EE5"/>
    <w:rsid w:val="78E1B61A"/>
    <w:rsid w:val="79254110"/>
    <w:rsid w:val="79586C7C"/>
    <w:rsid w:val="79C255D4"/>
    <w:rsid w:val="7A2FC2C1"/>
    <w:rsid w:val="7A7A7121"/>
    <w:rsid w:val="7A9AF16F"/>
    <w:rsid w:val="7B3B1CEB"/>
    <w:rsid w:val="7C7F4050"/>
    <w:rsid w:val="7CD20F03"/>
    <w:rsid w:val="7DC42273"/>
    <w:rsid w:val="7DCD2C47"/>
    <w:rsid w:val="7EA90DF1"/>
    <w:rsid w:val="7F058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BF833DF"/>
  <w15:chartTrackingRefBased/>
  <w15:docId w15:val="{5465230F-248B-46A3-BA43-7B7F6DC7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0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10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10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10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10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1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0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10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10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10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10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1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0AC"/>
    <w:rPr>
      <w:rFonts w:eastAsiaTheme="majorEastAsia" w:cstheme="majorBidi"/>
      <w:color w:val="272727" w:themeColor="text1" w:themeTint="D8"/>
    </w:rPr>
  </w:style>
  <w:style w:type="paragraph" w:styleId="Title">
    <w:name w:val="Title"/>
    <w:basedOn w:val="Normal"/>
    <w:next w:val="Normal"/>
    <w:link w:val="TitleChar"/>
    <w:uiPriority w:val="10"/>
    <w:qFormat/>
    <w:rsid w:val="00B61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0AC"/>
    <w:pPr>
      <w:spacing w:before="160"/>
      <w:jc w:val="center"/>
    </w:pPr>
    <w:rPr>
      <w:i/>
      <w:iCs/>
      <w:color w:val="404040" w:themeColor="text1" w:themeTint="BF"/>
    </w:rPr>
  </w:style>
  <w:style w:type="character" w:customStyle="1" w:styleId="QuoteChar">
    <w:name w:val="Quote Char"/>
    <w:basedOn w:val="DefaultParagraphFont"/>
    <w:link w:val="Quote"/>
    <w:uiPriority w:val="29"/>
    <w:rsid w:val="00B610AC"/>
    <w:rPr>
      <w:i/>
      <w:iCs/>
      <w:color w:val="404040" w:themeColor="text1" w:themeTint="BF"/>
    </w:rPr>
  </w:style>
  <w:style w:type="paragraph" w:styleId="ListParagraph">
    <w:name w:val="List Paragraph"/>
    <w:basedOn w:val="Normal"/>
    <w:uiPriority w:val="34"/>
    <w:qFormat/>
    <w:rsid w:val="00B610AC"/>
    <w:pPr>
      <w:ind w:left="720"/>
      <w:contextualSpacing/>
    </w:pPr>
  </w:style>
  <w:style w:type="character" w:styleId="IntenseEmphasis">
    <w:name w:val="Intense Emphasis"/>
    <w:basedOn w:val="DefaultParagraphFont"/>
    <w:uiPriority w:val="21"/>
    <w:qFormat/>
    <w:rsid w:val="00B610AC"/>
    <w:rPr>
      <w:i/>
      <w:iCs/>
      <w:color w:val="2F5496" w:themeColor="accent1" w:themeShade="BF"/>
    </w:rPr>
  </w:style>
  <w:style w:type="paragraph" w:styleId="IntenseQuote">
    <w:name w:val="Intense Quote"/>
    <w:basedOn w:val="Normal"/>
    <w:next w:val="Normal"/>
    <w:link w:val="IntenseQuoteChar"/>
    <w:uiPriority w:val="30"/>
    <w:qFormat/>
    <w:rsid w:val="00B610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10AC"/>
    <w:rPr>
      <w:i/>
      <w:iCs/>
      <w:color w:val="2F5496" w:themeColor="accent1" w:themeShade="BF"/>
    </w:rPr>
  </w:style>
  <w:style w:type="character" w:styleId="IntenseReference">
    <w:name w:val="Intense Reference"/>
    <w:basedOn w:val="DefaultParagraphFont"/>
    <w:uiPriority w:val="32"/>
    <w:qFormat/>
    <w:rsid w:val="00B610AC"/>
    <w:rPr>
      <w:b/>
      <w:bCs/>
      <w:smallCaps/>
      <w:color w:val="2F5496" w:themeColor="accent1" w:themeShade="BF"/>
      <w:spacing w:val="5"/>
    </w:rPr>
  </w:style>
  <w:style w:type="table" w:styleId="TableGrid">
    <w:name w:val="Table Grid"/>
    <w:basedOn w:val="TableNormal"/>
    <w:uiPriority w:val="39"/>
    <w:rsid w:val="005B4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025D"/>
    <w:rPr>
      <w:color w:val="0563C1" w:themeColor="hyperlink"/>
      <w:u w:val="single"/>
    </w:rPr>
  </w:style>
  <w:style w:type="character" w:styleId="UnresolvedMention">
    <w:name w:val="Unresolved Mention"/>
    <w:basedOn w:val="DefaultParagraphFont"/>
    <w:uiPriority w:val="99"/>
    <w:semiHidden/>
    <w:unhideWhenUsed/>
    <w:rsid w:val="0068025D"/>
    <w:rPr>
      <w:color w:val="605E5C"/>
      <w:shd w:val="clear" w:color="auto" w:fill="E1DFDD"/>
    </w:rPr>
  </w:style>
  <w:style w:type="paragraph" w:styleId="Revision">
    <w:name w:val="Revision"/>
    <w:hidden/>
    <w:uiPriority w:val="99"/>
    <w:semiHidden/>
    <w:rsid w:val="00F81CA9"/>
    <w:pPr>
      <w:spacing w:after="0" w:line="240" w:lineRule="auto"/>
    </w:pPr>
  </w:style>
  <w:style w:type="character" w:styleId="CommentReference">
    <w:name w:val="annotation reference"/>
    <w:basedOn w:val="DefaultParagraphFont"/>
    <w:uiPriority w:val="99"/>
    <w:semiHidden/>
    <w:unhideWhenUsed/>
    <w:rsid w:val="00F81CA9"/>
    <w:rPr>
      <w:sz w:val="16"/>
      <w:szCs w:val="16"/>
    </w:rPr>
  </w:style>
  <w:style w:type="paragraph" w:styleId="CommentText">
    <w:name w:val="annotation text"/>
    <w:basedOn w:val="Normal"/>
    <w:link w:val="CommentTextChar"/>
    <w:uiPriority w:val="99"/>
    <w:unhideWhenUsed/>
    <w:rsid w:val="00F81CA9"/>
    <w:pPr>
      <w:spacing w:line="240" w:lineRule="auto"/>
    </w:pPr>
    <w:rPr>
      <w:sz w:val="20"/>
      <w:szCs w:val="20"/>
    </w:rPr>
  </w:style>
  <w:style w:type="character" w:customStyle="1" w:styleId="CommentTextChar">
    <w:name w:val="Comment Text Char"/>
    <w:basedOn w:val="DefaultParagraphFont"/>
    <w:link w:val="CommentText"/>
    <w:uiPriority w:val="99"/>
    <w:rsid w:val="00F81CA9"/>
    <w:rPr>
      <w:sz w:val="20"/>
      <w:szCs w:val="20"/>
    </w:rPr>
  </w:style>
  <w:style w:type="paragraph" w:styleId="CommentSubject">
    <w:name w:val="annotation subject"/>
    <w:basedOn w:val="CommentText"/>
    <w:next w:val="CommentText"/>
    <w:link w:val="CommentSubjectChar"/>
    <w:uiPriority w:val="99"/>
    <w:semiHidden/>
    <w:unhideWhenUsed/>
    <w:rsid w:val="00F81CA9"/>
    <w:rPr>
      <w:b/>
      <w:bCs/>
    </w:rPr>
  </w:style>
  <w:style w:type="character" w:customStyle="1" w:styleId="CommentSubjectChar">
    <w:name w:val="Comment Subject Char"/>
    <w:basedOn w:val="CommentTextChar"/>
    <w:link w:val="CommentSubject"/>
    <w:uiPriority w:val="99"/>
    <w:semiHidden/>
    <w:rsid w:val="00F81CA9"/>
    <w:rPr>
      <w:b/>
      <w:bCs/>
      <w:sz w:val="20"/>
      <w:szCs w:val="20"/>
    </w:rPr>
  </w:style>
  <w:style w:type="paragraph" w:styleId="Header">
    <w:name w:val="header"/>
    <w:basedOn w:val="Normal"/>
    <w:link w:val="HeaderChar"/>
    <w:uiPriority w:val="99"/>
    <w:unhideWhenUsed/>
    <w:rsid w:val="003D6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F75"/>
  </w:style>
  <w:style w:type="paragraph" w:styleId="Footer">
    <w:name w:val="footer"/>
    <w:basedOn w:val="Normal"/>
    <w:link w:val="FooterChar"/>
    <w:uiPriority w:val="99"/>
    <w:unhideWhenUsed/>
    <w:rsid w:val="003D6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F75"/>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86667">
      <w:bodyDiv w:val="1"/>
      <w:marLeft w:val="0"/>
      <w:marRight w:val="0"/>
      <w:marTop w:val="0"/>
      <w:marBottom w:val="0"/>
      <w:divBdr>
        <w:top w:val="none" w:sz="0" w:space="0" w:color="auto"/>
        <w:left w:val="none" w:sz="0" w:space="0" w:color="auto"/>
        <w:bottom w:val="none" w:sz="0" w:space="0" w:color="auto"/>
        <w:right w:val="none" w:sz="0" w:space="0" w:color="auto"/>
      </w:divBdr>
    </w:div>
    <w:div w:id="248581972">
      <w:bodyDiv w:val="1"/>
      <w:marLeft w:val="0"/>
      <w:marRight w:val="0"/>
      <w:marTop w:val="0"/>
      <w:marBottom w:val="0"/>
      <w:divBdr>
        <w:top w:val="none" w:sz="0" w:space="0" w:color="auto"/>
        <w:left w:val="none" w:sz="0" w:space="0" w:color="auto"/>
        <w:bottom w:val="none" w:sz="0" w:space="0" w:color="auto"/>
        <w:right w:val="none" w:sz="0" w:space="0" w:color="auto"/>
      </w:divBdr>
      <w:divsChild>
        <w:div w:id="199900198">
          <w:marLeft w:val="0"/>
          <w:marRight w:val="0"/>
          <w:marTop w:val="0"/>
          <w:marBottom w:val="0"/>
          <w:divBdr>
            <w:top w:val="none" w:sz="0" w:space="0" w:color="auto"/>
            <w:left w:val="none" w:sz="0" w:space="0" w:color="auto"/>
            <w:bottom w:val="none" w:sz="0" w:space="0" w:color="auto"/>
            <w:right w:val="none" w:sz="0" w:space="0" w:color="auto"/>
          </w:divBdr>
        </w:div>
        <w:div w:id="405302661">
          <w:marLeft w:val="0"/>
          <w:marRight w:val="0"/>
          <w:marTop w:val="0"/>
          <w:marBottom w:val="0"/>
          <w:divBdr>
            <w:top w:val="none" w:sz="0" w:space="0" w:color="auto"/>
            <w:left w:val="none" w:sz="0" w:space="0" w:color="auto"/>
            <w:bottom w:val="none" w:sz="0" w:space="0" w:color="auto"/>
            <w:right w:val="none" w:sz="0" w:space="0" w:color="auto"/>
          </w:divBdr>
        </w:div>
        <w:div w:id="469173634">
          <w:marLeft w:val="0"/>
          <w:marRight w:val="0"/>
          <w:marTop w:val="0"/>
          <w:marBottom w:val="0"/>
          <w:divBdr>
            <w:top w:val="none" w:sz="0" w:space="0" w:color="auto"/>
            <w:left w:val="none" w:sz="0" w:space="0" w:color="auto"/>
            <w:bottom w:val="none" w:sz="0" w:space="0" w:color="auto"/>
            <w:right w:val="none" w:sz="0" w:space="0" w:color="auto"/>
          </w:divBdr>
        </w:div>
        <w:div w:id="600992942">
          <w:marLeft w:val="0"/>
          <w:marRight w:val="0"/>
          <w:marTop w:val="0"/>
          <w:marBottom w:val="0"/>
          <w:divBdr>
            <w:top w:val="none" w:sz="0" w:space="0" w:color="auto"/>
            <w:left w:val="none" w:sz="0" w:space="0" w:color="auto"/>
            <w:bottom w:val="none" w:sz="0" w:space="0" w:color="auto"/>
            <w:right w:val="none" w:sz="0" w:space="0" w:color="auto"/>
          </w:divBdr>
        </w:div>
        <w:div w:id="793476227">
          <w:marLeft w:val="0"/>
          <w:marRight w:val="0"/>
          <w:marTop w:val="0"/>
          <w:marBottom w:val="0"/>
          <w:divBdr>
            <w:top w:val="none" w:sz="0" w:space="0" w:color="auto"/>
            <w:left w:val="none" w:sz="0" w:space="0" w:color="auto"/>
            <w:bottom w:val="none" w:sz="0" w:space="0" w:color="auto"/>
            <w:right w:val="none" w:sz="0" w:space="0" w:color="auto"/>
          </w:divBdr>
        </w:div>
        <w:div w:id="843936904">
          <w:marLeft w:val="0"/>
          <w:marRight w:val="0"/>
          <w:marTop w:val="0"/>
          <w:marBottom w:val="0"/>
          <w:divBdr>
            <w:top w:val="none" w:sz="0" w:space="0" w:color="auto"/>
            <w:left w:val="none" w:sz="0" w:space="0" w:color="auto"/>
            <w:bottom w:val="none" w:sz="0" w:space="0" w:color="auto"/>
            <w:right w:val="none" w:sz="0" w:space="0" w:color="auto"/>
          </w:divBdr>
        </w:div>
        <w:div w:id="914709285">
          <w:marLeft w:val="0"/>
          <w:marRight w:val="0"/>
          <w:marTop w:val="0"/>
          <w:marBottom w:val="0"/>
          <w:divBdr>
            <w:top w:val="none" w:sz="0" w:space="0" w:color="auto"/>
            <w:left w:val="none" w:sz="0" w:space="0" w:color="auto"/>
            <w:bottom w:val="none" w:sz="0" w:space="0" w:color="auto"/>
            <w:right w:val="none" w:sz="0" w:space="0" w:color="auto"/>
          </w:divBdr>
        </w:div>
        <w:div w:id="951862432">
          <w:marLeft w:val="0"/>
          <w:marRight w:val="0"/>
          <w:marTop w:val="0"/>
          <w:marBottom w:val="0"/>
          <w:divBdr>
            <w:top w:val="none" w:sz="0" w:space="0" w:color="auto"/>
            <w:left w:val="none" w:sz="0" w:space="0" w:color="auto"/>
            <w:bottom w:val="none" w:sz="0" w:space="0" w:color="auto"/>
            <w:right w:val="none" w:sz="0" w:space="0" w:color="auto"/>
          </w:divBdr>
        </w:div>
        <w:div w:id="954795078">
          <w:marLeft w:val="0"/>
          <w:marRight w:val="0"/>
          <w:marTop w:val="0"/>
          <w:marBottom w:val="0"/>
          <w:divBdr>
            <w:top w:val="none" w:sz="0" w:space="0" w:color="auto"/>
            <w:left w:val="none" w:sz="0" w:space="0" w:color="auto"/>
            <w:bottom w:val="none" w:sz="0" w:space="0" w:color="auto"/>
            <w:right w:val="none" w:sz="0" w:space="0" w:color="auto"/>
          </w:divBdr>
        </w:div>
        <w:div w:id="1043363248">
          <w:marLeft w:val="0"/>
          <w:marRight w:val="0"/>
          <w:marTop w:val="0"/>
          <w:marBottom w:val="0"/>
          <w:divBdr>
            <w:top w:val="none" w:sz="0" w:space="0" w:color="auto"/>
            <w:left w:val="none" w:sz="0" w:space="0" w:color="auto"/>
            <w:bottom w:val="none" w:sz="0" w:space="0" w:color="auto"/>
            <w:right w:val="none" w:sz="0" w:space="0" w:color="auto"/>
          </w:divBdr>
        </w:div>
        <w:div w:id="1100952397">
          <w:marLeft w:val="0"/>
          <w:marRight w:val="0"/>
          <w:marTop w:val="0"/>
          <w:marBottom w:val="0"/>
          <w:divBdr>
            <w:top w:val="none" w:sz="0" w:space="0" w:color="auto"/>
            <w:left w:val="none" w:sz="0" w:space="0" w:color="auto"/>
            <w:bottom w:val="none" w:sz="0" w:space="0" w:color="auto"/>
            <w:right w:val="none" w:sz="0" w:space="0" w:color="auto"/>
          </w:divBdr>
        </w:div>
        <w:div w:id="1118061728">
          <w:marLeft w:val="0"/>
          <w:marRight w:val="0"/>
          <w:marTop w:val="0"/>
          <w:marBottom w:val="0"/>
          <w:divBdr>
            <w:top w:val="none" w:sz="0" w:space="0" w:color="auto"/>
            <w:left w:val="none" w:sz="0" w:space="0" w:color="auto"/>
            <w:bottom w:val="none" w:sz="0" w:space="0" w:color="auto"/>
            <w:right w:val="none" w:sz="0" w:space="0" w:color="auto"/>
          </w:divBdr>
        </w:div>
        <w:div w:id="1187645472">
          <w:marLeft w:val="0"/>
          <w:marRight w:val="0"/>
          <w:marTop w:val="0"/>
          <w:marBottom w:val="0"/>
          <w:divBdr>
            <w:top w:val="none" w:sz="0" w:space="0" w:color="auto"/>
            <w:left w:val="none" w:sz="0" w:space="0" w:color="auto"/>
            <w:bottom w:val="none" w:sz="0" w:space="0" w:color="auto"/>
            <w:right w:val="none" w:sz="0" w:space="0" w:color="auto"/>
          </w:divBdr>
        </w:div>
        <w:div w:id="1241980922">
          <w:marLeft w:val="0"/>
          <w:marRight w:val="0"/>
          <w:marTop w:val="0"/>
          <w:marBottom w:val="0"/>
          <w:divBdr>
            <w:top w:val="none" w:sz="0" w:space="0" w:color="auto"/>
            <w:left w:val="none" w:sz="0" w:space="0" w:color="auto"/>
            <w:bottom w:val="none" w:sz="0" w:space="0" w:color="auto"/>
            <w:right w:val="none" w:sz="0" w:space="0" w:color="auto"/>
          </w:divBdr>
        </w:div>
        <w:div w:id="1268276292">
          <w:marLeft w:val="0"/>
          <w:marRight w:val="0"/>
          <w:marTop w:val="0"/>
          <w:marBottom w:val="0"/>
          <w:divBdr>
            <w:top w:val="none" w:sz="0" w:space="0" w:color="auto"/>
            <w:left w:val="none" w:sz="0" w:space="0" w:color="auto"/>
            <w:bottom w:val="none" w:sz="0" w:space="0" w:color="auto"/>
            <w:right w:val="none" w:sz="0" w:space="0" w:color="auto"/>
          </w:divBdr>
        </w:div>
        <w:div w:id="1309941736">
          <w:marLeft w:val="0"/>
          <w:marRight w:val="0"/>
          <w:marTop w:val="0"/>
          <w:marBottom w:val="0"/>
          <w:divBdr>
            <w:top w:val="none" w:sz="0" w:space="0" w:color="auto"/>
            <w:left w:val="none" w:sz="0" w:space="0" w:color="auto"/>
            <w:bottom w:val="none" w:sz="0" w:space="0" w:color="auto"/>
            <w:right w:val="none" w:sz="0" w:space="0" w:color="auto"/>
          </w:divBdr>
        </w:div>
        <w:div w:id="1500463851">
          <w:marLeft w:val="0"/>
          <w:marRight w:val="0"/>
          <w:marTop w:val="0"/>
          <w:marBottom w:val="0"/>
          <w:divBdr>
            <w:top w:val="none" w:sz="0" w:space="0" w:color="auto"/>
            <w:left w:val="none" w:sz="0" w:space="0" w:color="auto"/>
            <w:bottom w:val="none" w:sz="0" w:space="0" w:color="auto"/>
            <w:right w:val="none" w:sz="0" w:space="0" w:color="auto"/>
          </w:divBdr>
        </w:div>
        <w:div w:id="1516193822">
          <w:marLeft w:val="0"/>
          <w:marRight w:val="0"/>
          <w:marTop w:val="0"/>
          <w:marBottom w:val="0"/>
          <w:divBdr>
            <w:top w:val="none" w:sz="0" w:space="0" w:color="auto"/>
            <w:left w:val="none" w:sz="0" w:space="0" w:color="auto"/>
            <w:bottom w:val="none" w:sz="0" w:space="0" w:color="auto"/>
            <w:right w:val="none" w:sz="0" w:space="0" w:color="auto"/>
          </w:divBdr>
        </w:div>
        <w:div w:id="1588004108">
          <w:marLeft w:val="0"/>
          <w:marRight w:val="0"/>
          <w:marTop w:val="0"/>
          <w:marBottom w:val="0"/>
          <w:divBdr>
            <w:top w:val="none" w:sz="0" w:space="0" w:color="auto"/>
            <w:left w:val="none" w:sz="0" w:space="0" w:color="auto"/>
            <w:bottom w:val="none" w:sz="0" w:space="0" w:color="auto"/>
            <w:right w:val="none" w:sz="0" w:space="0" w:color="auto"/>
          </w:divBdr>
        </w:div>
        <w:div w:id="1696732197">
          <w:marLeft w:val="0"/>
          <w:marRight w:val="0"/>
          <w:marTop w:val="0"/>
          <w:marBottom w:val="0"/>
          <w:divBdr>
            <w:top w:val="none" w:sz="0" w:space="0" w:color="auto"/>
            <w:left w:val="none" w:sz="0" w:space="0" w:color="auto"/>
            <w:bottom w:val="none" w:sz="0" w:space="0" w:color="auto"/>
            <w:right w:val="none" w:sz="0" w:space="0" w:color="auto"/>
          </w:divBdr>
        </w:div>
        <w:div w:id="1803385396">
          <w:marLeft w:val="0"/>
          <w:marRight w:val="0"/>
          <w:marTop w:val="0"/>
          <w:marBottom w:val="0"/>
          <w:divBdr>
            <w:top w:val="none" w:sz="0" w:space="0" w:color="auto"/>
            <w:left w:val="none" w:sz="0" w:space="0" w:color="auto"/>
            <w:bottom w:val="none" w:sz="0" w:space="0" w:color="auto"/>
            <w:right w:val="none" w:sz="0" w:space="0" w:color="auto"/>
          </w:divBdr>
          <w:divsChild>
            <w:div w:id="595484998">
              <w:marLeft w:val="-75"/>
              <w:marRight w:val="0"/>
              <w:marTop w:val="30"/>
              <w:marBottom w:val="30"/>
              <w:divBdr>
                <w:top w:val="none" w:sz="0" w:space="0" w:color="auto"/>
                <w:left w:val="none" w:sz="0" w:space="0" w:color="auto"/>
                <w:bottom w:val="none" w:sz="0" w:space="0" w:color="auto"/>
                <w:right w:val="none" w:sz="0" w:space="0" w:color="auto"/>
              </w:divBdr>
              <w:divsChild>
                <w:div w:id="112022626">
                  <w:marLeft w:val="0"/>
                  <w:marRight w:val="0"/>
                  <w:marTop w:val="0"/>
                  <w:marBottom w:val="0"/>
                  <w:divBdr>
                    <w:top w:val="none" w:sz="0" w:space="0" w:color="auto"/>
                    <w:left w:val="none" w:sz="0" w:space="0" w:color="auto"/>
                    <w:bottom w:val="none" w:sz="0" w:space="0" w:color="auto"/>
                    <w:right w:val="none" w:sz="0" w:space="0" w:color="auto"/>
                  </w:divBdr>
                  <w:divsChild>
                    <w:div w:id="499348475">
                      <w:marLeft w:val="0"/>
                      <w:marRight w:val="0"/>
                      <w:marTop w:val="0"/>
                      <w:marBottom w:val="0"/>
                      <w:divBdr>
                        <w:top w:val="none" w:sz="0" w:space="0" w:color="auto"/>
                        <w:left w:val="none" w:sz="0" w:space="0" w:color="auto"/>
                        <w:bottom w:val="none" w:sz="0" w:space="0" w:color="auto"/>
                        <w:right w:val="none" w:sz="0" w:space="0" w:color="auto"/>
                      </w:divBdr>
                    </w:div>
                  </w:divsChild>
                </w:div>
                <w:div w:id="137459242">
                  <w:marLeft w:val="0"/>
                  <w:marRight w:val="0"/>
                  <w:marTop w:val="0"/>
                  <w:marBottom w:val="0"/>
                  <w:divBdr>
                    <w:top w:val="none" w:sz="0" w:space="0" w:color="auto"/>
                    <w:left w:val="none" w:sz="0" w:space="0" w:color="auto"/>
                    <w:bottom w:val="none" w:sz="0" w:space="0" w:color="auto"/>
                    <w:right w:val="none" w:sz="0" w:space="0" w:color="auto"/>
                  </w:divBdr>
                  <w:divsChild>
                    <w:div w:id="1168519432">
                      <w:marLeft w:val="0"/>
                      <w:marRight w:val="0"/>
                      <w:marTop w:val="0"/>
                      <w:marBottom w:val="0"/>
                      <w:divBdr>
                        <w:top w:val="none" w:sz="0" w:space="0" w:color="auto"/>
                        <w:left w:val="none" w:sz="0" w:space="0" w:color="auto"/>
                        <w:bottom w:val="none" w:sz="0" w:space="0" w:color="auto"/>
                        <w:right w:val="none" w:sz="0" w:space="0" w:color="auto"/>
                      </w:divBdr>
                    </w:div>
                  </w:divsChild>
                </w:div>
                <w:div w:id="201327977">
                  <w:marLeft w:val="0"/>
                  <w:marRight w:val="0"/>
                  <w:marTop w:val="0"/>
                  <w:marBottom w:val="0"/>
                  <w:divBdr>
                    <w:top w:val="none" w:sz="0" w:space="0" w:color="auto"/>
                    <w:left w:val="none" w:sz="0" w:space="0" w:color="auto"/>
                    <w:bottom w:val="none" w:sz="0" w:space="0" w:color="auto"/>
                    <w:right w:val="none" w:sz="0" w:space="0" w:color="auto"/>
                  </w:divBdr>
                  <w:divsChild>
                    <w:div w:id="618613258">
                      <w:marLeft w:val="0"/>
                      <w:marRight w:val="0"/>
                      <w:marTop w:val="0"/>
                      <w:marBottom w:val="0"/>
                      <w:divBdr>
                        <w:top w:val="none" w:sz="0" w:space="0" w:color="auto"/>
                        <w:left w:val="none" w:sz="0" w:space="0" w:color="auto"/>
                        <w:bottom w:val="none" w:sz="0" w:space="0" w:color="auto"/>
                        <w:right w:val="none" w:sz="0" w:space="0" w:color="auto"/>
                      </w:divBdr>
                    </w:div>
                  </w:divsChild>
                </w:div>
                <w:div w:id="211039538">
                  <w:marLeft w:val="0"/>
                  <w:marRight w:val="0"/>
                  <w:marTop w:val="0"/>
                  <w:marBottom w:val="0"/>
                  <w:divBdr>
                    <w:top w:val="none" w:sz="0" w:space="0" w:color="auto"/>
                    <w:left w:val="none" w:sz="0" w:space="0" w:color="auto"/>
                    <w:bottom w:val="none" w:sz="0" w:space="0" w:color="auto"/>
                    <w:right w:val="none" w:sz="0" w:space="0" w:color="auto"/>
                  </w:divBdr>
                  <w:divsChild>
                    <w:div w:id="1516384033">
                      <w:marLeft w:val="0"/>
                      <w:marRight w:val="0"/>
                      <w:marTop w:val="0"/>
                      <w:marBottom w:val="0"/>
                      <w:divBdr>
                        <w:top w:val="none" w:sz="0" w:space="0" w:color="auto"/>
                        <w:left w:val="none" w:sz="0" w:space="0" w:color="auto"/>
                        <w:bottom w:val="none" w:sz="0" w:space="0" w:color="auto"/>
                        <w:right w:val="none" w:sz="0" w:space="0" w:color="auto"/>
                      </w:divBdr>
                    </w:div>
                  </w:divsChild>
                </w:div>
                <w:div w:id="227496300">
                  <w:marLeft w:val="0"/>
                  <w:marRight w:val="0"/>
                  <w:marTop w:val="0"/>
                  <w:marBottom w:val="0"/>
                  <w:divBdr>
                    <w:top w:val="none" w:sz="0" w:space="0" w:color="auto"/>
                    <w:left w:val="none" w:sz="0" w:space="0" w:color="auto"/>
                    <w:bottom w:val="none" w:sz="0" w:space="0" w:color="auto"/>
                    <w:right w:val="none" w:sz="0" w:space="0" w:color="auto"/>
                  </w:divBdr>
                  <w:divsChild>
                    <w:div w:id="2109157046">
                      <w:marLeft w:val="0"/>
                      <w:marRight w:val="0"/>
                      <w:marTop w:val="0"/>
                      <w:marBottom w:val="0"/>
                      <w:divBdr>
                        <w:top w:val="none" w:sz="0" w:space="0" w:color="auto"/>
                        <w:left w:val="none" w:sz="0" w:space="0" w:color="auto"/>
                        <w:bottom w:val="none" w:sz="0" w:space="0" w:color="auto"/>
                        <w:right w:val="none" w:sz="0" w:space="0" w:color="auto"/>
                      </w:divBdr>
                    </w:div>
                  </w:divsChild>
                </w:div>
                <w:div w:id="299191796">
                  <w:marLeft w:val="0"/>
                  <w:marRight w:val="0"/>
                  <w:marTop w:val="0"/>
                  <w:marBottom w:val="0"/>
                  <w:divBdr>
                    <w:top w:val="none" w:sz="0" w:space="0" w:color="auto"/>
                    <w:left w:val="none" w:sz="0" w:space="0" w:color="auto"/>
                    <w:bottom w:val="none" w:sz="0" w:space="0" w:color="auto"/>
                    <w:right w:val="none" w:sz="0" w:space="0" w:color="auto"/>
                  </w:divBdr>
                  <w:divsChild>
                    <w:div w:id="524681597">
                      <w:marLeft w:val="0"/>
                      <w:marRight w:val="0"/>
                      <w:marTop w:val="0"/>
                      <w:marBottom w:val="0"/>
                      <w:divBdr>
                        <w:top w:val="none" w:sz="0" w:space="0" w:color="auto"/>
                        <w:left w:val="none" w:sz="0" w:space="0" w:color="auto"/>
                        <w:bottom w:val="none" w:sz="0" w:space="0" w:color="auto"/>
                        <w:right w:val="none" w:sz="0" w:space="0" w:color="auto"/>
                      </w:divBdr>
                    </w:div>
                  </w:divsChild>
                </w:div>
                <w:div w:id="322241711">
                  <w:marLeft w:val="0"/>
                  <w:marRight w:val="0"/>
                  <w:marTop w:val="0"/>
                  <w:marBottom w:val="0"/>
                  <w:divBdr>
                    <w:top w:val="none" w:sz="0" w:space="0" w:color="auto"/>
                    <w:left w:val="none" w:sz="0" w:space="0" w:color="auto"/>
                    <w:bottom w:val="none" w:sz="0" w:space="0" w:color="auto"/>
                    <w:right w:val="none" w:sz="0" w:space="0" w:color="auto"/>
                  </w:divBdr>
                  <w:divsChild>
                    <w:div w:id="1022585851">
                      <w:marLeft w:val="0"/>
                      <w:marRight w:val="0"/>
                      <w:marTop w:val="0"/>
                      <w:marBottom w:val="0"/>
                      <w:divBdr>
                        <w:top w:val="none" w:sz="0" w:space="0" w:color="auto"/>
                        <w:left w:val="none" w:sz="0" w:space="0" w:color="auto"/>
                        <w:bottom w:val="none" w:sz="0" w:space="0" w:color="auto"/>
                        <w:right w:val="none" w:sz="0" w:space="0" w:color="auto"/>
                      </w:divBdr>
                    </w:div>
                  </w:divsChild>
                </w:div>
                <w:div w:id="400519145">
                  <w:marLeft w:val="0"/>
                  <w:marRight w:val="0"/>
                  <w:marTop w:val="0"/>
                  <w:marBottom w:val="0"/>
                  <w:divBdr>
                    <w:top w:val="none" w:sz="0" w:space="0" w:color="auto"/>
                    <w:left w:val="none" w:sz="0" w:space="0" w:color="auto"/>
                    <w:bottom w:val="none" w:sz="0" w:space="0" w:color="auto"/>
                    <w:right w:val="none" w:sz="0" w:space="0" w:color="auto"/>
                  </w:divBdr>
                  <w:divsChild>
                    <w:div w:id="1342314458">
                      <w:marLeft w:val="0"/>
                      <w:marRight w:val="0"/>
                      <w:marTop w:val="0"/>
                      <w:marBottom w:val="0"/>
                      <w:divBdr>
                        <w:top w:val="none" w:sz="0" w:space="0" w:color="auto"/>
                        <w:left w:val="none" w:sz="0" w:space="0" w:color="auto"/>
                        <w:bottom w:val="none" w:sz="0" w:space="0" w:color="auto"/>
                        <w:right w:val="none" w:sz="0" w:space="0" w:color="auto"/>
                      </w:divBdr>
                    </w:div>
                  </w:divsChild>
                </w:div>
                <w:div w:id="410657489">
                  <w:marLeft w:val="0"/>
                  <w:marRight w:val="0"/>
                  <w:marTop w:val="0"/>
                  <w:marBottom w:val="0"/>
                  <w:divBdr>
                    <w:top w:val="none" w:sz="0" w:space="0" w:color="auto"/>
                    <w:left w:val="none" w:sz="0" w:space="0" w:color="auto"/>
                    <w:bottom w:val="none" w:sz="0" w:space="0" w:color="auto"/>
                    <w:right w:val="none" w:sz="0" w:space="0" w:color="auto"/>
                  </w:divBdr>
                  <w:divsChild>
                    <w:div w:id="493644651">
                      <w:marLeft w:val="0"/>
                      <w:marRight w:val="0"/>
                      <w:marTop w:val="0"/>
                      <w:marBottom w:val="0"/>
                      <w:divBdr>
                        <w:top w:val="none" w:sz="0" w:space="0" w:color="auto"/>
                        <w:left w:val="none" w:sz="0" w:space="0" w:color="auto"/>
                        <w:bottom w:val="none" w:sz="0" w:space="0" w:color="auto"/>
                        <w:right w:val="none" w:sz="0" w:space="0" w:color="auto"/>
                      </w:divBdr>
                    </w:div>
                  </w:divsChild>
                </w:div>
                <w:div w:id="506093569">
                  <w:marLeft w:val="0"/>
                  <w:marRight w:val="0"/>
                  <w:marTop w:val="0"/>
                  <w:marBottom w:val="0"/>
                  <w:divBdr>
                    <w:top w:val="none" w:sz="0" w:space="0" w:color="auto"/>
                    <w:left w:val="none" w:sz="0" w:space="0" w:color="auto"/>
                    <w:bottom w:val="none" w:sz="0" w:space="0" w:color="auto"/>
                    <w:right w:val="none" w:sz="0" w:space="0" w:color="auto"/>
                  </w:divBdr>
                  <w:divsChild>
                    <w:div w:id="1783112494">
                      <w:marLeft w:val="0"/>
                      <w:marRight w:val="0"/>
                      <w:marTop w:val="0"/>
                      <w:marBottom w:val="0"/>
                      <w:divBdr>
                        <w:top w:val="none" w:sz="0" w:space="0" w:color="auto"/>
                        <w:left w:val="none" w:sz="0" w:space="0" w:color="auto"/>
                        <w:bottom w:val="none" w:sz="0" w:space="0" w:color="auto"/>
                        <w:right w:val="none" w:sz="0" w:space="0" w:color="auto"/>
                      </w:divBdr>
                    </w:div>
                  </w:divsChild>
                </w:div>
                <w:div w:id="523906349">
                  <w:marLeft w:val="0"/>
                  <w:marRight w:val="0"/>
                  <w:marTop w:val="0"/>
                  <w:marBottom w:val="0"/>
                  <w:divBdr>
                    <w:top w:val="none" w:sz="0" w:space="0" w:color="auto"/>
                    <w:left w:val="none" w:sz="0" w:space="0" w:color="auto"/>
                    <w:bottom w:val="none" w:sz="0" w:space="0" w:color="auto"/>
                    <w:right w:val="none" w:sz="0" w:space="0" w:color="auto"/>
                  </w:divBdr>
                  <w:divsChild>
                    <w:div w:id="1294482650">
                      <w:marLeft w:val="0"/>
                      <w:marRight w:val="0"/>
                      <w:marTop w:val="0"/>
                      <w:marBottom w:val="0"/>
                      <w:divBdr>
                        <w:top w:val="none" w:sz="0" w:space="0" w:color="auto"/>
                        <w:left w:val="none" w:sz="0" w:space="0" w:color="auto"/>
                        <w:bottom w:val="none" w:sz="0" w:space="0" w:color="auto"/>
                        <w:right w:val="none" w:sz="0" w:space="0" w:color="auto"/>
                      </w:divBdr>
                    </w:div>
                  </w:divsChild>
                </w:div>
                <w:div w:id="552542915">
                  <w:marLeft w:val="0"/>
                  <w:marRight w:val="0"/>
                  <w:marTop w:val="0"/>
                  <w:marBottom w:val="0"/>
                  <w:divBdr>
                    <w:top w:val="none" w:sz="0" w:space="0" w:color="auto"/>
                    <w:left w:val="none" w:sz="0" w:space="0" w:color="auto"/>
                    <w:bottom w:val="none" w:sz="0" w:space="0" w:color="auto"/>
                    <w:right w:val="none" w:sz="0" w:space="0" w:color="auto"/>
                  </w:divBdr>
                  <w:divsChild>
                    <w:div w:id="599878464">
                      <w:marLeft w:val="0"/>
                      <w:marRight w:val="0"/>
                      <w:marTop w:val="0"/>
                      <w:marBottom w:val="0"/>
                      <w:divBdr>
                        <w:top w:val="none" w:sz="0" w:space="0" w:color="auto"/>
                        <w:left w:val="none" w:sz="0" w:space="0" w:color="auto"/>
                        <w:bottom w:val="none" w:sz="0" w:space="0" w:color="auto"/>
                        <w:right w:val="none" w:sz="0" w:space="0" w:color="auto"/>
                      </w:divBdr>
                    </w:div>
                  </w:divsChild>
                </w:div>
                <w:div w:id="609894719">
                  <w:marLeft w:val="0"/>
                  <w:marRight w:val="0"/>
                  <w:marTop w:val="0"/>
                  <w:marBottom w:val="0"/>
                  <w:divBdr>
                    <w:top w:val="none" w:sz="0" w:space="0" w:color="auto"/>
                    <w:left w:val="none" w:sz="0" w:space="0" w:color="auto"/>
                    <w:bottom w:val="none" w:sz="0" w:space="0" w:color="auto"/>
                    <w:right w:val="none" w:sz="0" w:space="0" w:color="auto"/>
                  </w:divBdr>
                  <w:divsChild>
                    <w:div w:id="1435244637">
                      <w:marLeft w:val="0"/>
                      <w:marRight w:val="0"/>
                      <w:marTop w:val="0"/>
                      <w:marBottom w:val="0"/>
                      <w:divBdr>
                        <w:top w:val="none" w:sz="0" w:space="0" w:color="auto"/>
                        <w:left w:val="none" w:sz="0" w:space="0" w:color="auto"/>
                        <w:bottom w:val="none" w:sz="0" w:space="0" w:color="auto"/>
                        <w:right w:val="none" w:sz="0" w:space="0" w:color="auto"/>
                      </w:divBdr>
                    </w:div>
                  </w:divsChild>
                </w:div>
                <w:div w:id="840392097">
                  <w:marLeft w:val="0"/>
                  <w:marRight w:val="0"/>
                  <w:marTop w:val="0"/>
                  <w:marBottom w:val="0"/>
                  <w:divBdr>
                    <w:top w:val="none" w:sz="0" w:space="0" w:color="auto"/>
                    <w:left w:val="none" w:sz="0" w:space="0" w:color="auto"/>
                    <w:bottom w:val="none" w:sz="0" w:space="0" w:color="auto"/>
                    <w:right w:val="none" w:sz="0" w:space="0" w:color="auto"/>
                  </w:divBdr>
                  <w:divsChild>
                    <w:div w:id="1410887646">
                      <w:marLeft w:val="0"/>
                      <w:marRight w:val="0"/>
                      <w:marTop w:val="0"/>
                      <w:marBottom w:val="0"/>
                      <w:divBdr>
                        <w:top w:val="none" w:sz="0" w:space="0" w:color="auto"/>
                        <w:left w:val="none" w:sz="0" w:space="0" w:color="auto"/>
                        <w:bottom w:val="none" w:sz="0" w:space="0" w:color="auto"/>
                        <w:right w:val="none" w:sz="0" w:space="0" w:color="auto"/>
                      </w:divBdr>
                    </w:div>
                  </w:divsChild>
                </w:div>
                <w:div w:id="857042162">
                  <w:marLeft w:val="0"/>
                  <w:marRight w:val="0"/>
                  <w:marTop w:val="0"/>
                  <w:marBottom w:val="0"/>
                  <w:divBdr>
                    <w:top w:val="none" w:sz="0" w:space="0" w:color="auto"/>
                    <w:left w:val="none" w:sz="0" w:space="0" w:color="auto"/>
                    <w:bottom w:val="none" w:sz="0" w:space="0" w:color="auto"/>
                    <w:right w:val="none" w:sz="0" w:space="0" w:color="auto"/>
                  </w:divBdr>
                  <w:divsChild>
                    <w:div w:id="949704888">
                      <w:marLeft w:val="0"/>
                      <w:marRight w:val="0"/>
                      <w:marTop w:val="0"/>
                      <w:marBottom w:val="0"/>
                      <w:divBdr>
                        <w:top w:val="none" w:sz="0" w:space="0" w:color="auto"/>
                        <w:left w:val="none" w:sz="0" w:space="0" w:color="auto"/>
                        <w:bottom w:val="none" w:sz="0" w:space="0" w:color="auto"/>
                        <w:right w:val="none" w:sz="0" w:space="0" w:color="auto"/>
                      </w:divBdr>
                    </w:div>
                  </w:divsChild>
                </w:div>
                <w:div w:id="936904644">
                  <w:marLeft w:val="0"/>
                  <w:marRight w:val="0"/>
                  <w:marTop w:val="0"/>
                  <w:marBottom w:val="0"/>
                  <w:divBdr>
                    <w:top w:val="none" w:sz="0" w:space="0" w:color="auto"/>
                    <w:left w:val="none" w:sz="0" w:space="0" w:color="auto"/>
                    <w:bottom w:val="none" w:sz="0" w:space="0" w:color="auto"/>
                    <w:right w:val="none" w:sz="0" w:space="0" w:color="auto"/>
                  </w:divBdr>
                  <w:divsChild>
                    <w:div w:id="382757860">
                      <w:marLeft w:val="0"/>
                      <w:marRight w:val="0"/>
                      <w:marTop w:val="0"/>
                      <w:marBottom w:val="0"/>
                      <w:divBdr>
                        <w:top w:val="none" w:sz="0" w:space="0" w:color="auto"/>
                        <w:left w:val="none" w:sz="0" w:space="0" w:color="auto"/>
                        <w:bottom w:val="none" w:sz="0" w:space="0" w:color="auto"/>
                        <w:right w:val="none" w:sz="0" w:space="0" w:color="auto"/>
                      </w:divBdr>
                    </w:div>
                  </w:divsChild>
                </w:div>
                <w:div w:id="1181121037">
                  <w:marLeft w:val="0"/>
                  <w:marRight w:val="0"/>
                  <w:marTop w:val="0"/>
                  <w:marBottom w:val="0"/>
                  <w:divBdr>
                    <w:top w:val="none" w:sz="0" w:space="0" w:color="auto"/>
                    <w:left w:val="none" w:sz="0" w:space="0" w:color="auto"/>
                    <w:bottom w:val="none" w:sz="0" w:space="0" w:color="auto"/>
                    <w:right w:val="none" w:sz="0" w:space="0" w:color="auto"/>
                  </w:divBdr>
                  <w:divsChild>
                    <w:div w:id="518204487">
                      <w:marLeft w:val="0"/>
                      <w:marRight w:val="0"/>
                      <w:marTop w:val="0"/>
                      <w:marBottom w:val="0"/>
                      <w:divBdr>
                        <w:top w:val="none" w:sz="0" w:space="0" w:color="auto"/>
                        <w:left w:val="none" w:sz="0" w:space="0" w:color="auto"/>
                        <w:bottom w:val="none" w:sz="0" w:space="0" w:color="auto"/>
                        <w:right w:val="none" w:sz="0" w:space="0" w:color="auto"/>
                      </w:divBdr>
                    </w:div>
                  </w:divsChild>
                </w:div>
                <w:div w:id="1400056165">
                  <w:marLeft w:val="0"/>
                  <w:marRight w:val="0"/>
                  <w:marTop w:val="0"/>
                  <w:marBottom w:val="0"/>
                  <w:divBdr>
                    <w:top w:val="none" w:sz="0" w:space="0" w:color="auto"/>
                    <w:left w:val="none" w:sz="0" w:space="0" w:color="auto"/>
                    <w:bottom w:val="none" w:sz="0" w:space="0" w:color="auto"/>
                    <w:right w:val="none" w:sz="0" w:space="0" w:color="auto"/>
                  </w:divBdr>
                  <w:divsChild>
                    <w:div w:id="383915395">
                      <w:marLeft w:val="0"/>
                      <w:marRight w:val="0"/>
                      <w:marTop w:val="0"/>
                      <w:marBottom w:val="0"/>
                      <w:divBdr>
                        <w:top w:val="none" w:sz="0" w:space="0" w:color="auto"/>
                        <w:left w:val="none" w:sz="0" w:space="0" w:color="auto"/>
                        <w:bottom w:val="none" w:sz="0" w:space="0" w:color="auto"/>
                        <w:right w:val="none" w:sz="0" w:space="0" w:color="auto"/>
                      </w:divBdr>
                    </w:div>
                  </w:divsChild>
                </w:div>
                <w:div w:id="1410735517">
                  <w:marLeft w:val="0"/>
                  <w:marRight w:val="0"/>
                  <w:marTop w:val="0"/>
                  <w:marBottom w:val="0"/>
                  <w:divBdr>
                    <w:top w:val="none" w:sz="0" w:space="0" w:color="auto"/>
                    <w:left w:val="none" w:sz="0" w:space="0" w:color="auto"/>
                    <w:bottom w:val="none" w:sz="0" w:space="0" w:color="auto"/>
                    <w:right w:val="none" w:sz="0" w:space="0" w:color="auto"/>
                  </w:divBdr>
                  <w:divsChild>
                    <w:div w:id="2100441607">
                      <w:marLeft w:val="0"/>
                      <w:marRight w:val="0"/>
                      <w:marTop w:val="0"/>
                      <w:marBottom w:val="0"/>
                      <w:divBdr>
                        <w:top w:val="none" w:sz="0" w:space="0" w:color="auto"/>
                        <w:left w:val="none" w:sz="0" w:space="0" w:color="auto"/>
                        <w:bottom w:val="none" w:sz="0" w:space="0" w:color="auto"/>
                        <w:right w:val="none" w:sz="0" w:space="0" w:color="auto"/>
                      </w:divBdr>
                    </w:div>
                  </w:divsChild>
                </w:div>
                <w:div w:id="1458261105">
                  <w:marLeft w:val="0"/>
                  <w:marRight w:val="0"/>
                  <w:marTop w:val="0"/>
                  <w:marBottom w:val="0"/>
                  <w:divBdr>
                    <w:top w:val="none" w:sz="0" w:space="0" w:color="auto"/>
                    <w:left w:val="none" w:sz="0" w:space="0" w:color="auto"/>
                    <w:bottom w:val="none" w:sz="0" w:space="0" w:color="auto"/>
                    <w:right w:val="none" w:sz="0" w:space="0" w:color="auto"/>
                  </w:divBdr>
                  <w:divsChild>
                    <w:div w:id="359161348">
                      <w:marLeft w:val="0"/>
                      <w:marRight w:val="0"/>
                      <w:marTop w:val="0"/>
                      <w:marBottom w:val="0"/>
                      <w:divBdr>
                        <w:top w:val="none" w:sz="0" w:space="0" w:color="auto"/>
                        <w:left w:val="none" w:sz="0" w:space="0" w:color="auto"/>
                        <w:bottom w:val="none" w:sz="0" w:space="0" w:color="auto"/>
                        <w:right w:val="none" w:sz="0" w:space="0" w:color="auto"/>
                      </w:divBdr>
                    </w:div>
                  </w:divsChild>
                </w:div>
                <w:div w:id="1496645936">
                  <w:marLeft w:val="0"/>
                  <w:marRight w:val="0"/>
                  <w:marTop w:val="0"/>
                  <w:marBottom w:val="0"/>
                  <w:divBdr>
                    <w:top w:val="none" w:sz="0" w:space="0" w:color="auto"/>
                    <w:left w:val="none" w:sz="0" w:space="0" w:color="auto"/>
                    <w:bottom w:val="none" w:sz="0" w:space="0" w:color="auto"/>
                    <w:right w:val="none" w:sz="0" w:space="0" w:color="auto"/>
                  </w:divBdr>
                  <w:divsChild>
                    <w:div w:id="410004619">
                      <w:marLeft w:val="0"/>
                      <w:marRight w:val="0"/>
                      <w:marTop w:val="0"/>
                      <w:marBottom w:val="0"/>
                      <w:divBdr>
                        <w:top w:val="none" w:sz="0" w:space="0" w:color="auto"/>
                        <w:left w:val="none" w:sz="0" w:space="0" w:color="auto"/>
                        <w:bottom w:val="none" w:sz="0" w:space="0" w:color="auto"/>
                        <w:right w:val="none" w:sz="0" w:space="0" w:color="auto"/>
                      </w:divBdr>
                    </w:div>
                  </w:divsChild>
                </w:div>
                <w:div w:id="1685589401">
                  <w:marLeft w:val="0"/>
                  <w:marRight w:val="0"/>
                  <w:marTop w:val="0"/>
                  <w:marBottom w:val="0"/>
                  <w:divBdr>
                    <w:top w:val="none" w:sz="0" w:space="0" w:color="auto"/>
                    <w:left w:val="none" w:sz="0" w:space="0" w:color="auto"/>
                    <w:bottom w:val="none" w:sz="0" w:space="0" w:color="auto"/>
                    <w:right w:val="none" w:sz="0" w:space="0" w:color="auto"/>
                  </w:divBdr>
                  <w:divsChild>
                    <w:div w:id="646933938">
                      <w:marLeft w:val="0"/>
                      <w:marRight w:val="0"/>
                      <w:marTop w:val="0"/>
                      <w:marBottom w:val="0"/>
                      <w:divBdr>
                        <w:top w:val="none" w:sz="0" w:space="0" w:color="auto"/>
                        <w:left w:val="none" w:sz="0" w:space="0" w:color="auto"/>
                        <w:bottom w:val="none" w:sz="0" w:space="0" w:color="auto"/>
                        <w:right w:val="none" w:sz="0" w:space="0" w:color="auto"/>
                      </w:divBdr>
                    </w:div>
                  </w:divsChild>
                </w:div>
                <w:div w:id="1701708989">
                  <w:marLeft w:val="0"/>
                  <w:marRight w:val="0"/>
                  <w:marTop w:val="0"/>
                  <w:marBottom w:val="0"/>
                  <w:divBdr>
                    <w:top w:val="none" w:sz="0" w:space="0" w:color="auto"/>
                    <w:left w:val="none" w:sz="0" w:space="0" w:color="auto"/>
                    <w:bottom w:val="none" w:sz="0" w:space="0" w:color="auto"/>
                    <w:right w:val="none" w:sz="0" w:space="0" w:color="auto"/>
                  </w:divBdr>
                  <w:divsChild>
                    <w:div w:id="517428159">
                      <w:marLeft w:val="0"/>
                      <w:marRight w:val="0"/>
                      <w:marTop w:val="0"/>
                      <w:marBottom w:val="0"/>
                      <w:divBdr>
                        <w:top w:val="none" w:sz="0" w:space="0" w:color="auto"/>
                        <w:left w:val="none" w:sz="0" w:space="0" w:color="auto"/>
                        <w:bottom w:val="none" w:sz="0" w:space="0" w:color="auto"/>
                        <w:right w:val="none" w:sz="0" w:space="0" w:color="auto"/>
                      </w:divBdr>
                    </w:div>
                  </w:divsChild>
                </w:div>
                <w:div w:id="1870298294">
                  <w:marLeft w:val="0"/>
                  <w:marRight w:val="0"/>
                  <w:marTop w:val="0"/>
                  <w:marBottom w:val="0"/>
                  <w:divBdr>
                    <w:top w:val="none" w:sz="0" w:space="0" w:color="auto"/>
                    <w:left w:val="none" w:sz="0" w:space="0" w:color="auto"/>
                    <w:bottom w:val="none" w:sz="0" w:space="0" w:color="auto"/>
                    <w:right w:val="none" w:sz="0" w:space="0" w:color="auto"/>
                  </w:divBdr>
                  <w:divsChild>
                    <w:div w:id="1670791953">
                      <w:marLeft w:val="0"/>
                      <w:marRight w:val="0"/>
                      <w:marTop w:val="0"/>
                      <w:marBottom w:val="0"/>
                      <w:divBdr>
                        <w:top w:val="none" w:sz="0" w:space="0" w:color="auto"/>
                        <w:left w:val="none" w:sz="0" w:space="0" w:color="auto"/>
                        <w:bottom w:val="none" w:sz="0" w:space="0" w:color="auto"/>
                        <w:right w:val="none" w:sz="0" w:space="0" w:color="auto"/>
                      </w:divBdr>
                    </w:div>
                  </w:divsChild>
                </w:div>
                <w:div w:id="1883588330">
                  <w:marLeft w:val="0"/>
                  <w:marRight w:val="0"/>
                  <w:marTop w:val="0"/>
                  <w:marBottom w:val="0"/>
                  <w:divBdr>
                    <w:top w:val="none" w:sz="0" w:space="0" w:color="auto"/>
                    <w:left w:val="none" w:sz="0" w:space="0" w:color="auto"/>
                    <w:bottom w:val="none" w:sz="0" w:space="0" w:color="auto"/>
                    <w:right w:val="none" w:sz="0" w:space="0" w:color="auto"/>
                  </w:divBdr>
                  <w:divsChild>
                    <w:div w:id="940261593">
                      <w:marLeft w:val="0"/>
                      <w:marRight w:val="0"/>
                      <w:marTop w:val="0"/>
                      <w:marBottom w:val="0"/>
                      <w:divBdr>
                        <w:top w:val="none" w:sz="0" w:space="0" w:color="auto"/>
                        <w:left w:val="none" w:sz="0" w:space="0" w:color="auto"/>
                        <w:bottom w:val="none" w:sz="0" w:space="0" w:color="auto"/>
                        <w:right w:val="none" w:sz="0" w:space="0" w:color="auto"/>
                      </w:divBdr>
                    </w:div>
                  </w:divsChild>
                </w:div>
                <w:div w:id="1926916873">
                  <w:marLeft w:val="0"/>
                  <w:marRight w:val="0"/>
                  <w:marTop w:val="0"/>
                  <w:marBottom w:val="0"/>
                  <w:divBdr>
                    <w:top w:val="none" w:sz="0" w:space="0" w:color="auto"/>
                    <w:left w:val="none" w:sz="0" w:space="0" w:color="auto"/>
                    <w:bottom w:val="none" w:sz="0" w:space="0" w:color="auto"/>
                    <w:right w:val="none" w:sz="0" w:space="0" w:color="auto"/>
                  </w:divBdr>
                  <w:divsChild>
                    <w:div w:id="68430137">
                      <w:marLeft w:val="0"/>
                      <w:marRight w:val="0"/>
                      <w:marTop w:val="0"/>
                      <w:marBottom w:val="0"/>
                      <w:divBdr>
                        <w:top w:val="none" w:sz="0" w:space="0" w:color="auto"/>
                        <w:left w:val="none" w:sz="0" w:space="0" w:color="auto"/>
                        <w:bottom w:val="none" w:sz="0" w:space="0" w:color="auto"/>
                        <w:right w:val="none" w:sz="0" w:space="0" w:color="auto"/>
                      </w:divBdr>
                    </w:div>
                  </w:divsChild>
                </w:div>
                <w:div w:id="1974749308">
                  <w:marLeft w:val="0"/>
                  <w:marRight w:val="0"/>
                  <w:marTop w:val="0"/>
                  <w:marBottom w:val="0"/>
                  <w:divBdr>
                    <w:top w:val="none" w:sz="0" w:space="0" w:color="auto"/>
                    <w:left w:val="none" w:sz="0" w:space="0" w:color="auto"/>
                    <w:bottom w:val="none" w:sz="0" w:space="0" w:color="auto"/>
                    <w:right w:val="none" w:sz="0" w:space="0" w:color="auto"/>
                  </w:divBdr>
                  <w:divsChild>
                    <w:div w:id="1003124717">
                      <w:marLeft w:val="0"/>
                      <w:marRight w:val="0"/>
                      <w:marTop w:val="0"/>
                      <w:marBottom w:val="0"/>
                      <w:divBdr>
                        <w:top w:val="none" w:sz="0" w:space="0" w:color="auto"/>
                        <w:left w:val="none" w:sz="0" w:space="0" w:color="auto"/>
                        <w:bottom w:val="none" w:sz="0" w:space="0" w:color="auto"/>
                        <w:right w:val="none" w:sz="0" w:space="0" w:color="auto"/>
                      </w:divBdr>
                    </w:div>
                  </w:divsChild>
                </w:div>
                <w:div w:id="2004356525">
                  <w:marLeft w:val="0"/>
                  <w:marRight w:val="0"/>
                  <w:marTop w:val="0"/>
                  <w:marBottom w:val="0"/>
                  <w:divBdr>
                    <w:top w:val="none" w:sz="0" w:space="0" w:color="auto"/>
                    <w:left w:val="none" w:sz="0" w:space="0" w:color="auto"/>
                    <w:bottom w:val="none" w:sz="0" w:space="0" w:color="auto"/>
                    <w:right w:val="none" w:sz="0" w:space="0" w:color="auto"/>
                  </w:divBdr>
                  <w:divsChild>
                    <w:div w:id="944117861">
                      <w:marLeft w:val="0"/>
                      <w:marRight w:val="0"/>
                      <w:marTop w:val="0"/>
                      <w:marBottom w:val="0"/>
                      <w:divBdr>
                        <w:top w:val="none" w:sz="0" w:space="0" w:color="auto"/>
                        <w:left w:val="none" w:sz="0" w:space="0" w:color="auto"/>
                        <w:bottom w:val="none" w:sz="0" w:space="0" w:color="auto"/>
                        <w:right w:val="none" w:sz="0" w:space="0" w:color="auto"/>
                      </w:divBdr>
                    </w:div>
                  </w:divsChild>
                </w:div>
                <w:div w:id="2133984759">
                  <w:marLeft w:val="0"/>
                  <w:marRight w:val="0"/>
                  <w:marTop w:val="0"/>
                  <w:marBottom w:val="0"/>
                  <w:divBdr>
                    <w:top w:val="none" w:sz="0" w:space="0" w:color="auto"/>
                    <w:left w:val="none" w:sz="0" w:space="0" w:color="auto"/>
                    <w:bottom w:val="none" w:sz="0" w:space="0" w:color="auto"/>
                    <w:right w:val="none" w:sz="0" w:space="0" w:color="auto"/>
                  </w:divBdr>
                  <w:divsChild>
                    <w:div w:id="1461457170">
                      <w:marLeft w:val="0"/>
                      <w:marRight w:val="0"/>
                      <w:marTop w:val="0"/>
                      <w:marBottom w:val="0"/>
                      <w:divBdr>
                        <w:top w:val="none" w:sz="0" w:space="0" w:color="auto"/>
                        <w:left w:val="none" w:sz="0" w:space="0" w:color="auto"/>
                        <w:bottom w:val="none" w:sz="0" w:space="0" w:color="auto"/>
                        <w:right w:val="none" w:sz="0" w:space="0" w:color="auto"/>
                      </w:divBdr>
                    </w:div>
                  </w:divsChild>
                </w:div>
                <w:div w:id="2138836177">
                  <w:marLeft w:val="0"/>
                  <w:marRight w:val="0"/>
                  <w:marTop w:val="0"/>
                  <w:marBottom w:val="0"/>
                  <w:divBdr>
                    <w:top w:val="none" w:sz="0" w:space="0" w:color="auto"/>
                    <w:left w:val="none" w:sz="0" w:space="0" w:color="auto"/>
                    <w:bottom w:val="none" w:sz="0" w:space="0" w:color="auto"/>
                    <w:right w:val="none" w:sz="0" w:space="0" w:color="auto"/>
                  </w:divBdr>
                  <w:divsChild>
                    <w:div w:id="7692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3656">
          <w:marLeft w:val="0"/>
          <w:marRight w:val="0"/>
          <w:marTop w:val="0"/>
          <w:marBottom w:val="0"/>
          <w:divBdr>
            <w:top w:val="none" w:sz="0" w:space="0" w:color="auto"/>
            <w:left w:val="none" w:sz="0" w:space="0" w:color="auto"/>
            <w:bottom w:val="none" w:sz="0" w:space="0" w:color="auto"/>
            <w:right w:val="none" w:sz="0" w:space="0" w:color="auto"/>
          </w:divBdr>
        </w:div>
        <w:div w:id="1932619926">
          <w:marLeft w:val="0"/>
          <w:marRight w:val="0"/>
          <w:marTop w:val="0"/>
          <w:marBottom w:val="0"/>
          <w:divBdr>
            <w:top w:val="none" w:sz="0" w:space="0" w:color="auto"/>
            <w:left w:val="none" w:sz="0" w:space="0" w:color="auto"/>
            <w:bottom w:val="none" w:sz="0" w:space="0" w:color="auto"/>
            <w:right w:val="none" w:sz="0" w:space="0" w:color="auto"/>
          </w:divBdr>
        </w:div>
        <w:div w:id="1964848094">
          <w:marLeft w:val="0"/>
          <w:marRight w:val="0"/>
          <w:marTop w:val="0"/>
          <w:marBottom w:val="0"/>
          <w:divBdr>
            <w:top w:val="none" w:sz="0" w:space="0" w:color="auto"/>
            <w:left w:val="none" w:sz="0" w:space="0" w:color="auto"/>
            <w:bottom w:val="none" w:sz="0" w:space="0" w:color="auto"/>
            <w:right w:val="none" w:sz="0" w:space="0" w:color="auto"/>
          </w:divBdr>
        </w:div>
      </w:divsChild>
    </w:div>
    <w:div w:id="292297752">
      <w:bodyDiv w:val="1"/>
      <w:marLeft w:val="0"/>
      <w:marRight w:val="0"/>
      <w:marTop w:val="0"/>
      <w:marBottom w:val="0"/>
      <w:divBdr>
        <w:top w:val="none" w:sz="0" w:space="0" w:color="auto"/>
        <w:left w:val="none" w:sz="0" w:space="0" w:color="auto"/>
        <w:bottom w:val="none" w:sz="0" w:space="0" w:color="auto"/>
        <w:right w:val="none" w:sz="0" w:space="0" w:color="auto"/>
      </w:divBdr>
    </w:div>
    <w:div w:id="315113502">
      <w:bodyDiv w:val="1"/>
      <w:marLeft w:val="0"/>
      <w:marRight w:val="0"/>
      <w:marTop w:val="0"/>
      <w:marBottom w:val="0"/>
      <w:divBdr>
        <w:top w:val="none" w:sz="0" w:space="0" w:color="auto"/>
        <w:left w:val="none" w:sz="0" w:space="0" w:color="auto"/>
        <w:bottom w:val="none" w:sz="0" w:space="0" w:color="auto"/>
        <w:right w:val="none" w:sz="0" w:space="0" w:color="auto"/>
      </w:divBdr>
      <w:divsChild>
        <w:div w:id="627320194">
          <w:marLeft w:val="0"/>
          <w:marRight w:val="0"/>
          <w:marTop w:val="0"/>
          <w:marBottom w:val="0"/>
          <w:divBdr>
            <w:top w:val="none" w:sz="0" w:space="0" w:color="auto"/>
            <w:left w:val="none" w:sz="0" w:space="0" w:color="auto"/>
            <w:bottom w:val="none" w:sz="0" w:space="0" w:color="auto"/>
            <w:right w:val="none" w:sz="0" w:space="0" w:color="auto"/>
          </w:divBdr>
        </w:div>
        <w:div w:id="2055814963">
          <w:marLeft w:val="0"/>
          <w:marRight w:val="0"/>
          <w:marTop w:val="0"/>
          <w:marBottom w:val="0"/>
          <w:divBdr>
            <w:top w:val="none" w:sz="0" w:space="0" w:color="auto"/>
            <w:left w:val="none" w:sz="0" w:space="0" w:color="auto"/>
            <w:bottom w:val="none" w:sz="0" w:space="0" w:color="auto"/>
            <w:right w:val="none" w:sz="0" w:space="0" w:color="auto"/>
          </w:divBdr>
        </w:div>
      </w:divsChild>
    </w:div>
    <w:div w:id="624506192">
      <w:bodyDiv w:val="1"/>
      <w:marLeft w:val="0"/>
      <w:marRight w:val="0"/>
      <w:marTop w:val="0"/>
      <w:marBottom w:val="0"/>
      <w:divBdr>
        <w:top w:val="none" w:sz="0" w:space="0" w:color="auto"/>
        <w:left w:val="none" w:sz="0" w:space="0" w:color="auto"/>
        <w:bottom w:val="none" w:sz="0" w:space="0" w:color="auto"/>
        <w:right w:val="none" w:sz="0" w:space="0" w:color="auto"/>
      </w:divBdr>
    </w:div>
    <w:div w:id="818152908">
      <w:bodyDiv w:val="1"/>
      <w:marLeft w:val="0"/>
      <w:marRight w:val="0"/>
      <w:marTop w:val="0"/>
      <w:marBottom w:val="0"/>
      <w:divBdr>
        <w:top w:val="none" w:sz="0" w:space="0" w:color="auto"/>
        <w:left w:val="none" w:sz="0" w:space="0" w:color="auto"/>
        <w:bottom w:val="none" w:sz="0" w:space="0" w:color="auto"/>
        <w:right w:val="none" w:sz="0" w:space="0" w:color="auto"/>
      </w:divBdr>
    </w:div>
    <w:div w:id="852721110">
      <w:bodyDiv w:val="1"/>
      <w:marLeft w:val="0"/>
      <w:marRight w:val="0"/>
      <w:marTop w:val="0"/>
      <w:marBottom w:val="0"/>
      <w:divBdr>
        <w:top w:val="none" w:sz="0" w:space="0" w:color="auto"/>
        <w:left w:val="none" w:sz="0" w:space="0" w:color="auto"/>
        <w:bottom w:val="none" w:sz="0" w:space="0" w:color="auto"/>
        <w:right w:val="none" w:sz="0" w:space="0" w:color="auto"/>
      </w:divBdr>
    </w:div>
    <w:div w:id="917786423">
      <w:bodyDiv w:val="1"/>
      <w:marLeft w:val="0"/>
      <w:marRight w:val="0"/>
      <w:marTop w:val="0"/>
      <w:marBottom w:val="0"/>
      <w:divBdr>
        <w:top w:val="none" w:sz="0" w:space="0" w:color="auto"/>
        <w:left w:val="none" w:sz="0" w:space="0" w:color="auto"/>
        <w:bottom w:val="none" w:sz="0" w:space="0" w:color="auto"/>
        <w:right w:val="none" w:sz="0" w:space="0" w:color="auto"/>
      </w:divBdr>
      <w:divsChild>
        <w:div w:id="29688212">
          <w:marLeft w:val="0"/>
          <w:marRight w:val="0"/>
          <w:marTop w:val="0"/>
          <w:marBottom w:val="0"/>
          <w:divBdr>
            <w:top w:val="none" w:sz="0" w:space="0" w:color="auto"/>
            <w:left w:val="none" w:sz="0" w:space="0" w:color="auto"/>
            <w:bottom w:val="none" w:sz="0" w:space="0" w:color="auto"/>
            <w:right w:val="none" w:sz="0" w:space="0" w:color="auto"/>
          </w:divBdr>
        </w:div>
        <w:div w:id="32005726">
          <w:marLeft w:val="0"/>
          <w:marRight w:val="0"/>
          <w:marTop w:val="0"/>
          <w:marBottom w:val="0"/>
          <w:divBdr>
            <w:top w:val="none" w:sz="0" w:space="0" w:color="auto"/>
            <w:left w:val="none" w:sz="0" w:space="0" w:color="auto"/>
            <w:bottom w:val="none" w:sz="0" w:space="0" w:color="auto"/>
            <w:right w:val="none" w:sz="0" w:space="0" w:color="auto"/>
          </w:divBdr>
        </w:div>
        <w:div w:id="40835922">
          <w:marLeft w:val="0"/>
          <w:marRight w:val="0"/>
          <w:marTop w:val="0"/>
          <w:marBottom w:val="0"/>
          <w:divBdr>
            <w:top w:val="none" w:sz="0" w:space="0" w:color="auto"/>
            <w:left w:val="none" w:sz="0" w:space="0" w:color="auto"/>
            <w:bottom w:val="none" w:sz="0" w:space="0" w:color="auto"/>
            <w:right w:val="none" w:sz="0" w:space="0" w:color="auto"/>
          </w:divBdr>
        </w:div>
        <w:div w:id="48696813">
          <w:marLeft w:val="0"/>
          <w:marRight w:val="0"/>
          <w:marTop w:val="0"/>
          <w:marBottom w:val="0"/>
          <w:divBdr>
            <w:top w:val="none" w:sz="0" w:space="0" w:color="auto"/>
            <w:left w:val="none" w:sz="0" w:space="0" w:color="auto"/>
            <w:bottom w:val="none" w:sz="0" w:space="0" w:color="auto"/>
            <w:right w:val="none" w:sz="0" w:space="0" w:color="auto"/>
          </w:divBdr>
        </w:div>
        <w:div w:id="64496984">
          <w:marLeft w:val="0"/>
          <w:marRight w:val="0"/>
          <w:marTop w:val="0"/>
          <w:marBottom w:val="0"/>
          <w:divBdr>
            <w:top w:val="none" w:sz="0" w:space="0" w:color="auto"/>
            <w:left w:val="none" w:sz="0" w:space="0" w:color="auto"/>
            <w:bottom w:val="none" w:sz="0" w:space="0" w:color="auto"/>
            <w:right w:val="none" w:sz="0" w:space="0" w:color="auto"/>
          </w:divBdr>
        </w:div>
        <w:div w:id="97141014">
          <w:marLeft w:val="0"/>
          <w:marRight w:val="0"/>
          <w:marTop w:val="0"/>
          <w:marBottom w:val="0"/>
          <w:divBdr>
            <w:top w:val="none" w:sz="0" w:space="0" w:color="auto"/>
            <w:left w:val="none" w:sz="0" w:space="0" w:color="auto"/>
            <w:bottom w:val="none" w:sz="0" w:space="0" w:color="auto"/>
            <w:right w:val="none" w:sz="0" w:space="0" w:color="auto"/>
          </w:divBdr>
        </w:div>
        <w:div w:id="144786879">
          <w:marLeft w:val="0"/>
          <w:marRight w:val="0"/>
          <w:marTop w:val="0"/>
          <w:marBottom w:val="0"/>
          <w:divBdr>
            <w:top w:val="none" w:sz="0" w:space="0" w:color="auto"/>
            <w:left w:val="none" w:sz="0" w:space="0" w:color="auto"/>
            <w:bottom w:val="none" w:sz="0" w:space="0" w:color="auto"/>
            <w:right w:val="none" w:sz="0" w:space="0" w:color="auto"/>
          </w:divBdr>
        </w:div>
        <w:div w:id="322437751">
          <w:marLeft w:val="0"/>
          <w:marRight w:val="0"/>
          <w:marTop w:val="0"/>
          <w:marBottom w:val="0"/>
          <w:divBdr>
            <w:top w:val="none" w:sz="0" w:space="0" w:color="auto"/>
            <w:left w:val="none" w:sz="0" w:space="0" w:color="auto"/>
            <w:bottom w:val="none" w:sz="0" w:space="0" w:color="auto"/>
            <w:right w:val="none" w:sz="0" w:space="0" w:color="auto"/>
          </w:divBdr>
        </w:div>
        <w:div w:id="515772987">
          <w:marLeft w:val="0"/>
          <w:marRight w:val="0"/>
          <w:marTop w:val="0"/>
          <w:marBottom w:val="0"/>
          <w:divBdr>
            <w:top w:val="none" w:sz="0" w:space="0" w:color="auto"/>
            <w:left w:val="none" w:sz="0" w:space="0" w:color="auto"/>
            <w:bottom w:val="none" w:sz="0" w:space="0" w:color="auto"/>
            <w:right w:val="none" w:sz="0" w:space="0" w:color="auto"/>
          </w:divBdr>
        </w:div>
        <w:div w:id="575013738">
          <w:marLeft w:val="0"/>
          <w:marRight w:val="0"/>
          <w:marTop w:val="0"/>
          <w:marBottom w:val="0"/>
          <w:divBdr>
            <w:top w:val="none" w:sz="0" w:space="0" w:color="auto"/>
            <w:left w:val="none" w:sz="0" w:space="0" w:color="auto"/>
            <w:bottom w:val="none" w:sz="0" w:space="0" w:color="auto"/>
            <w:right w:val="none" w:sz="0" w:space="0" w:color="auto"/>
          </w:divBdr>
        </w:div>
        <w:div w:id="837968128">
          <w:marLeft w:val="0"/>
          <w:marRight w:val="0"/>
          <w:marTop w:val="0"/>
          <w:marBottom w:val="0"/>
          <w:divBdr>
            <w:top w:val="none" w:sz="0" w:space="0" w:color="auto"/>
            <w:left w:val="none" w:sz="0" w:space="0" w:color="auto"/>
            <w:bottom w:val="none" w:sz="0" w:space="0" w:color="auto"/>
            <w:right w:val="none" w:sz="0" w:space="0" w:color="auto"/>
          </w:divBdr>
        </w:div>
        <w:div w:id="879050861">
          <w:marLeft w:val="0"/>
          <w:marRight w:val="0"/>
          <w:marTop w:val="0"/>
          <w:marBottom w:val="0"/>
          <w:divBdr>
            <w:top w:val="none" w:sz="0" w:space="0" w:color="auto"/>
            <w:left w:val="none" w:sz="0" w:space="0" w:color="auto"/>
            <w:bottom w:val="none" w:sz="0" w:space="0" w:color="auto"/>
            <w:right w:val="none" w:sz="0" w:space="0" w:color="auto"/>
          </w:divBdr>
        </w:div>
        <w:div w:id="1004819252">
          <w:marLeft w:val="0"/>
          <w:marRight w:val="0"/>
          <w:marTop w:val="0"/>
          <w:marBottom w:val="0"/>
          <w:divBdr>
            <w:top w:val="none" w:sz="0" w:space="0" w:color="auto"/>
            <w:left w:val="none" w:sz="0" w:space="0" w:color="auto"/>
            <w:bottom w:val="none" w:sz="0" w:space="0" w:color="auto"/>
            <w:right w:val="none" w:sz="0" w:space="0" w:color="auto"/>
          </w:divBdr>
        </w:div>
        <w:div w:id="1015039406">
          <w:marLeft w:val="0"/>
          <w:marRight w:val="0"/>
          <w:marTop w:val="0"/>
          <w:marBottom w:val="0"/>
          <w:divBdr>
            <w:top w:val="none" w:sz="0" w:space="0" w:color="auto"/>
            <w:left w:val="none" w:sz="0" w:space="0" w:color="auto"/>
            <w:bottom w:val="none" w:sz="0" w:space="0" w:color="auto"/>
            <w:right w:val="none" w:sz="0" w:space="0" w:color="auto"/>
          </w:divBdr>
        </w:div>
        <w:div w:id="1033773622">
          <w:marLeft w:val="0"/>
          <w:marRight w:val="0"/>
          <w:marTop w:val="0"/>
          <w:marBottom w:val="0"/>
          <w:divBdr>
            <w:top w:val="none" w:sz="0" w:space="0" w:color="auto"/>
            <w:left w:val="none" w:sz="0" w:space="0" w:color="auto"/>
            <w:bottom w:val="none" w:sz="0" w:space="0" w:color="auto"/>
            <w:right w:val="none" w:sz="0" w:space="0" w:color="auto"/>
          </w:divBdr>
        </w:div>
        <w:div w:id="1086267377">
          <w:marLeft w:val="0"/>
          <w:marRight w:val="0"/>
          <w:marTop w:val="0"/>
          <w:marBottom w:val="0"/>
          <w:divBdr>
            <w:top w:val="none" w:sz="0" w:space="0" w:color="auto"/>
            <w:left w:val="none" w:sz="0" w:space="0" w:color="auto"/>
            <w:bottom w:val="none" w:sz="0" w:space="0" w:color="auto"/>
            <w:right w:val="none" w:sz="0" w:space="0" w:color="auto"/>
          </w:divBdr>
        </w:div>
        <w:div w:id="1141192594">
          <w:marLeft w:val="0"/>
          <w:marRight w:val="0"/>
          <w:marTop w:val="0"/>
          <w:marBottom w:val="0"/>
          <w:divBdr>
            <w:top w:val="none" w:sz="0" w:space="0" w:color="auto"/>
            <w:left w:val="none" w:sz="0" w:space="0" w:color="auto"/>
            <w:bottom w:val="none" w:sz="0" w:space="0" w:color="auto"/>
            <w:right w:val="none" w:sz="0" w:space="0" w:color="auto"/>
          </w:divBdr>
          <w:divsChild>
            <w:div w:id="120928619">
              <w:marLeft w:val="-75"/>
              <w:marRight w:val="0"/>
              <w:marTop w:val="30"/>
              <w:marBottom w:val="30"/>
              <w:divBdr>
                <w:top w:val="none" w:sz="0" w:space="0" w:color="auto"/>
                <w:left w:val="none" w:sz="0" w:space="0" w:color="auto"/>
                <w:bottom w:val="none" w:sz="0" w:space="0" w:color="auto"/>
                <w:right w:val="none" w:sz="0" w:space="0" w:color="auto"/>
              </w:divBdr>
              <w:divsChild>
                <w:div w:id="23481903">
                  <w:marLeft w:val="0"/>
                  <w:marRight w:val="0"/>
                  <w:marTop w:val="0"/>
                  <w:marBottom w:val="0"/>
                  <w:divBdr>
                    <w:top w:val="none" w:sz="0" w:space="0" w:color="auto"/>
                    <w:left w:val="none" w:sz="0" w:space="0" w:color="auto"/>
                    <w:bottom w:val="none" w:sz="0" w:space="0" w:color="auto"/>
                    <w:right w:val="none" w:sz="0" w:space="0" w:color="auto"/>
                  </w:divBdr>
                  <w:divsChild>
                    <w:div w:id="79520631">
                      <w:marLeft w:val="0"/>
                      <w:marRight w:val="0"/>
                      <w:marTop w:val="0"/>
                      <w:marBottom w:val="0"/>
                      <w:divBdr>
                        <w:top w:val="none" w:sz="0" w:space="0" w:color="auto"/>
                        <w:left w:val="none" w:sz="0" w:space="0" w:color="auto"/>
                        <w:bottom w:val="none" w:sz="0" w:space="0" w:color="auto"/>
                        <w:right w:val="none" w:sz="0" w:space="0" w:color="auto"/>
                      </w:divBdr>
                    </w:div>
                  </w:divsChild>
                </w:div>
                <w:div w:id="47924286">
                  <w:marLeft w:val="0"/>
                  <w:marRight w:val="0"/>
                  <w:marTop w:val="0"/>
                  <w:marBottom w:val="0"/>
                  <w:divBdr>
                    <w:top w:val="none" w:sz="0" w:space="0" w:color="auto"/>
                    <w:left w:val="none" w:sz="0" w:space="0" w:color="auto"/>
                    <w:bottom w:val="none" w:sz="0" w:space="0" w:color="auto"/>
                    <w:right w:val="none" w:sz="0" w:space="0" w:color="auto"/>
                  </w:divBdr>
                  <w:divsChild>
                    <w:div w:id="589778923">
                      <w:marLeft w:val="0"/>
                      <w:marRight w:val="0"/>
                      <w:marTop w:val="0"/>
                      <w:marBottom w:val="0"/>
                      <w:divBdr>
                        <w:top w:val="none" w:sz="0" w:space="0" w:color="auto"/>
                        <w:left w:val="none" w:sz="0" w:space="0" w:color="auto"/>
                        <w:bottom w:val="none" w:sz="0" w:space="0" w:color="auto"/>
                        <w:right w:val="none" w:sz="0" w:space="0" w:color="auto"/>
                      </w:divBdr>
                    </w:div>
                  </w:divsChild>
                </w:div>
                <w:div w:id="329869036">
                  <w:marLeft w:val="0"/>
                  <w:marRight w:val="0"/>
                  <w:marTop w:val="0"/>
                  <w:marBottom w:val="0"/>
                  <w:divBdr>
                    <w:top w:val="none" w:sz="0" w:space="0" w:color="auto"/>
                    <w:left w:val="none" w:sz="0" w:space="0" w:color="auto"/>
                    <w:bottom w:val="none" w:sz="0" w:space="0" w:color="auto"/>
                    <w:right w:val="none" w:sz="0" w:space="0" w:color="auto"/>
                  </w:divBdr>
                  <w:divsChild>
                    <w:div w:id="964695269">
                      <w:marLeft w:val="0"/>
                      <w:marRight w:val="0"/>
                      <w:marTop w:val="0"/>
                      <w:marBottom w:val="0"/>
                      <w:divBdr>
                        <w:top w:val="none" w:sz="0" w:space="0" w:color="auto"/>
                        <w:left w:val="none" w:sz="0" w:space="0" w:color="auto"/>
                        <w:bottom w:val="none" w:sz="0" w:space="0" w:color="auto"/>
                        <w:right w:val="none" w:sz="0" w:space="0" w:color="auto"/>
                      </w:divBdr>
                    </w:div>
                  </w:divsChild>
                </w:div>
                <w:div w:id="440877585">
                  <w:marLeft w:val="0"/>
                  <w:marRight w:val="0"/>
                  <w:marTop w:val="0"/>
                  <w:marBottom w:val="0"/>
                  <w:divBdr>
                    <w:top w:val="none" w:sz="0" w:space="0" w:color="auto"/>
                    <w:left w:val="none" w:sz="0" w:space="0" w:color="auto"/>
                    <w:bottom w:val="none" w:sz="0" w:space="0" w:color="auto"/>
                    <w:right w:val="none" w:sz="0" w:space="0" w:color="auto"/>
                  </w:divBdr>
                  <w:divsChild>
                    <w:div w:id="95295814">
                      <w:marLeft w:val="0"/>
                      <w:marRight w:val="0"/>
                      <w:marTop w:val="0"/>
                      <w:marBottom w:val="0"/>
                      <w:divBdr>
                        <w:top w:val="none" w:sz="0" w:space="0" w:color="auto"/>
                        <w:left w:val="none" w:sz="0" w:space="0" w:color="auto"/>
                        <w:bottom w:val="none" w:sz="0" w:space="0" w:color="auto"/>
                        <w:right w:val="none" w:sz="0" w:space="0" w:color="auto"/>
                      </w:divBdr>
                    </w:div>
                  </w:divsChild>
                </w:div>
                <w:div w:id="443111502">
                  <w:marLeft w:val="0"/>
                  <w:marRight w:val="0"/>
                  <w:marTop w:val="0"/>
                  <w:marBottom w:val="0"/>
                  <w:divBdr>
                    <w:top w:val="none" w:sz="0" w:space="0" w:color="auto"/>
                    <w:left w:val="none" w:sz="0" w:space="0" w:color="auto"/>
                    <w:bottom w:val="none" w:sz="0" w:space="0" w:color="auto"/>
                    <w:right w:val="none" w:sz="0" w:space="0" w:color="auto"/>
                  </w:divBdr>
                  <w:divsChild>
                    <w:div w:id="334265220">
                      <w:marLeft w:val="0"/>
                      <w:marRight w:val="0"/>
                      <w:marTop w:val="0"/>
                      <w:marBottom w:val="0"/>
                      <w:divBdr>
                        <w:top w:val="none" w:sz="0" w:space="0" w:color="auto"/>
                        <w:left w:val="none" w:sz="0" w:space="0" w:color="auto"/>
                        <w:bottom w:val="none" w:sz="0" w:space="0" w:color="auto"/>
                        <w:right w:val="none" w:sz="0" w:space="0" w:color="auto"/>
                      </w:divBdr>
                    </w:div>
                  </w:divsChild>
                </w:div>
                <w:div w:id="605038076">
                  <w:marLeft w:val="0"/>
                  <w:marRight w:val="0"/>
                  <w:marTop w:val="0"/>
                  <w:marBottom w:val="0"/>
                  <w:divBdr>
                    <w:top w:val="none" w:sz="0" w:space="0" w:color="auto"/>
                    <w:left w:val="none" w:sz="0" w:space="0" w:color="auto"/>
                    <w:bottom w:val="none" w:sz="0" w:space="0" w:color="auto"/>
                    <w:right w:val="none" w:sz="0" w:space="0" w:color="auto"/>
                  </w:divBdr>
                  <w:divsChild>
                    <w:div w:id="2103909636">
                      <w:marLeft w:val="0"/>
                      <w:marRight w:val="0"/>
                      <w:marTop w:val="0"/>
                      <w:marBottom w:val="0"/>
                      <w:divBdr>
                        <w:top w:val="none" w:sz="0" w:space="0" w:color="auto"/>
                        <w:left w:val="none" w:sz="0" w:space="0" w:color="auto"/>
                        <w:bottom w:val="none" w:sz="0" w:space="0" w:color="auto"/>
                        <w:right w:val="none" w:sz="0" w:space="0" w:color="auto"/>
                      </w:divBdr>
                    </w:div>
                  </w:divsChild>
                </w:div>
                <w:div w:id="619455576">
                  <w:marLeft w:val="0"/>
                  <w:marRight w:val="0"/>
                  <w:marTop w:val="0"/>
                  <w:marBottom w:val="0"/>
                  <w:divBdr>
                    <w:top w:val="none" w:sz="0" w:space="0" w:color="auto"/>
                    <w:left w:val="none" w:sz="0" w:space="0" w:color="auto"/>
                    <w:bottom w:val="none" w:sz="0" w:space="0" w:color="auto"/>
                    <w:right w:val="none" w:sz="0" w:space="0" w:color="auto"/>
                  </w:divBdr>
                  <w:divsChild>
                    <w:div w:id="2138528211">
                      <w:marLeft w:val="0"/>
                      <w:marRight w:val="0"/>
                      <w:marTop w:val="0"/>
                      <w:marBottom w:val="0"/>
                      <w:divBdr>
                        <w:top w:val="none" w:sz="0" w:space="0" w:color="auto"/>
                        <w:left w:val="none" w:sz="0" w:space="0" w:color="auto"/>
                        <w:bottom w:val="none" w:sz="0" w:space="0" w:color="auto"/>
                        <w:right w:val="none" w:sz="0" w:space="0" w:color="auto"/>
                      </w:divBdr>
                    </w:div>
                  </w:divsChild>
                </w:div>
                <w:div w:id="635569985">
                  <w:marLeft w:val="0"/>
                  <w:marRight w:val="0"/>
                  <w:marTop w:val="0"/>
                  <w:marBottom w:val="0"/>
                  <w:divBdr>
                    <w:top w:val="none" w:sz="0" w:space="0" w:color="auto"/>
                    <w:left w:val="none" w:sz="0" w:space="0" w:color="auto"/>
                    <w:bottom w:val="none" w:sz="0" w:space="0" w:color="auto"/>
                    <w:right w:val="none" w:sz="0" w:space="0" w:color="auto"/>
                  </w:divBdr>
                  <w:divsChild>
                    <w:div w:id="868180296">
                      <w:marLeft w:val="0"/>
                      <w:marRight w:val="0"/>
                      <w:marTop w:val="0"/>
                      <w:marBottom w:val="0"/>
                      <w:divBdr>
                        <w:top w:val="none" w:sz="0" w:space="0" w:color="auto"/>
                        <w:left w:val="none" w:sz="0" w:space="0" w:color="auto"/>
                        <w:bottom w:val="none" w:sz="0" w:space="0" w:color="auto"/>
                        <w:right w:val="none" w:sz="0" w:space="0" w:color="auto"/>
                      </w:divBdr>
                    </w:div>
                  </w:divsChild>
                </w:div>
                <w:div w:id="664894580">
                  <w:marLeft w:val="0"/>
                  <w:marRight w:val="0"/>
                  <w:marTop w:val="0"/>
                  <w:marBottom w:val="0"/>
                  <w:divBdr>
                    <w:top w:val="none" w:sz="0" w:space="0" w:color="auto"/>
                    <w:left w:val="none" w:sz="0" w:space="0" w:color="auto"/>
                    <w:bottom w:val="none" w:sz="0" w:space="0" w:color="auto"/>
                    <w:right w:val="none" w:sz="0" w:space="0" w:color="auto"/>
                  </w:divBdr>
                  <w:divsChild>
                    <w:div w:id="359548654">
                      <w:marLeft w:val="0"/>
                      <w:marRight w:val="0"/>
                      <w:marTop w:val="0"/>
                      <w:marBottom w:val="0"/>
                      <w:divBdr>
                        <w:top w:val="none" w:sz="0" w:space="0" w:color="auto"/>
                        <w:left w:val="none" w:sz="0" w:space="0" w:color="auto"/>
                        <w:bottom w:val="none" w:sz="0" w:space="0" w:color="auto"/>
                        <w:right w:val="none" w:sz="0" w:space="0" w:color="auto"/>
                      </w:divBdr>
                    </w:div>
                  </w:divsChild>
                </w:div>
                <w:div w:id="748774023">
                  <w:marLeft w:val="0"/>
                  <w:marRight w:val="0"/>
                  <w:marTop w:val="0"/>
                  <w:marBottom w:val="0"/>
                  <w:divBdr>
                    <w:top w:val="none" w:sz="0" w:space="0" w:color="auto"/>
                    <w:left w:val="none" w:sz="0" w:space="0" w:color="auto"/>
                    <w:bottom w:val="none" w:sz="0" w:space="0" w:color="auto"/>
                    <w:right w:val="none" w:sz="0" w:space="0" w:color="auto"/>
                  </w:divBdr>
                  <w:divsChild>
                    <w:div w:id="1170411742">
                      <w:marLeft w:val="0"/>
                      <w:marRight w:val="0"/>
                      <w:marTop w:val="0"/>
                      <w:marBottom w:val="0"/>
                      <w:divBdr>
                        <w:top w:val="none" w:sz="0" w:space="0" w:color="auto"/>
                        <w:left w:val="none" w:sz="0" w:space="0" w:color="auto"/>
                        <w:bottom w:val="none" w:sz="0" w:space="0" w:color="auto"/>
                        <w:right w:val="none" w:sz="0" w:space="0" w:color="auto"/>
                      </w:divBdr>
                    </w:div>
                  </w:divsChild>
                </w:div>
                <w:div w:id="821894417">
                  <w:marLeft w:val="0"/>
                  <w:marRight w:val="0"/>
                  <w:marTop w:val="0"/>
                  <w:marBottom w:val="0"/>
                  <w:divBdr>
                    <w:top w:val="none" w:sz="0" w:space="0" w:color="auto"/>
                    <w:left w:val="none" w:sz="0" w:space="0" w:color="auto"/>
                    <w:bottom w:val="none" w:sz="0" w:space="0" w:color="auto"/>
                    <w:right w:val="none" w:sz="0" w:space="0" w:color="auto"/>
                  </w:divBdr>
                  <w:divsChild>
                    <w:div w:id="1269973932">
                      <w:marLeft w:val="0"/>
                      <w:marRight w:val="0"/>
                      <w:marTop w:val="0"/>
                      <w:marBottom w:val="0"/>
                      <w:divBdr>
                        <w:top w:val="none" w:sz="0" w:space="0" w:color="auto"/>
                        <w:left w:val="none" w:sz="0" w:space="0" w:color="auto"/>
                        <w:bottom w:val="none" w:sz="0" w:space="0" w:color="auto"/>
                        <w:right w:val="none" w:sz="0" w:space="0" w:color="auto"/>
                      </w:divBdr>
                    </w:div>
                  </w:divsChild>
                </w:div>
                <w:div w:id="851845901">
                  <w:marLeft w:val="0"/>
                  <w:marRight w:val="0"/>
                  <w:marTop w:val="0"/>
                  <w:marBottom w:val="0"/>
                  <w:divBdr>
                    <w:top w:val="none" w:sz="0" w:space="0" w:color="auto"/>
                    <w:left w:val="none" w:sz="0" w:space="0" w:color="auto"/>
                    <w:bottom w:val="none" w:sz="0" w:space="0" w:color="auto"/>
                    <w:right w:val="none" w:sz="0" w:space="0" w:color="auto"/>
                  </w:divBdr>
                  <w:divsChild>
                    <w:div w:id="2095127315">
                      <w:marLeft w:val="0"/>
                      <w:marRight w:val="0"/>
                      <w:marTop w:val="0"/>
                      <w:marBottom w:val="0"/>
                      <w:divBdr>
                        <w:top w:val="none" w:sz="0" w:space="0" w:color="auto"/>
                        <w:left w:val="none" w:sz="0" w:space="0" w:color="auto"/>
                        <w:bottom w:val="none" w:sz="0" w:space="0" w:color="auto"/>
                        <w:right w:val="none" w:sz="0" w:space="0" w:color="auto"/>
                      </w:divBdr>
                    </w:div>
                  </w:divsChild>
                </w:div>
                <w:div w:id="854072514">
                  <w:marLeft w:val="0"/>
                  <w:marRight w:val="0"/>
                  <w:marTop w:val="0"/>
                  <w:marBottom w:val="0"/>
                  <w:divBdr>
                    <w:top w:val="none" w:sz="0" w:space="0" w:color="auto"/>
                    <w:left w:val="none" w:sz="0" w:space="0" w:color="auto"/>
                    <w:bottom w:val="none" w:sz="0" w:space="0" w:color="auto"/>
                    <w:right w:val="none" w:sz="0" w:space="0" w:color="auto"/>
                  </w:divBdr>
                  <w:divsChild>
                    <w:div w:id="630095789">
                      <w:marLeft w:val="0"/>
                      <w:marRight w:val="0"/>
                      <w:marTop w:val="0"/>
                      <w:marBottom w:val="0"/>
                      <w:divBdr>
                        <w:top w:val="none" w:sz="0" w:space="0" w:color="auto"/>
                        <w:left w:val="none" w:sz="0" w:space="0" w:color="auto"/>
                        <w:bottom w:val="none" w:sz="0" w:space="0" w:color="auto"/>
                        <w:right w:val="none" w:sz="0" w:space="0" w:color="auto"/>
                      </w:divBdr>
                    </w:div>
                  </w:divsChild>
                </w:div>
                <w:div w:id="952321312">
                  <w:marLeft w:val="0"/>
                  <w:marRight w:val="0"/>
                  <w:marTop w:val="0"/>
                  <w:marBottom w:val="0"/>
                  <w:divBdr>
                    <w:top w:val="none" w:sz="0" w:space="0" w:color="auto"/>
                    <w:left w:val="none" w:sz="0" w:space="0" w:color="auto"/>
                    <w:bottom w:val="none" w:sz="0" w:space="0" w:color="auto"/>
                    <w:right w:val="none" w:sz="0" w:space="0" w:color="auto"/>
                  </w:divBdr>
                  <w:divsChild>
                    <w:div w:id="1919900006">
                      <w:marLeft w:val="0"/>
                      <w:marRight w:val="0"/>
                      <w:marTop w:val="0"/>
                      <w:marBottom w:val="0"/>
                      <w:divBdr>
                        <w:top w:val="none" w:sz="0" w:space="0" w:color="auto"/>
                        <w:left w:val="none" w:sz="0" w:space="0" w:color="auto"/>
                        <w:bottom w:val="none" w:sz="0" w:space="0" w:color="auto"/>
                        <w:right w:val="none" w:sz="0" w:space="0" w:color="auto"/>
                      </w:divBdr>
                    </w:div>
                  </w:divsChild>
                </w:div>
                <w:div w:id="987519874">
                  <w:marLeft w:val="0"/>
                  <w:marRight w:val="0"/>
                  <w:marTop w:val="0"/>
                  <w:marBottom w:val="0"/>
                  <w:divBdr>
                    <w:top w:val="none" w:sz="0" w:space="0" w:color="auto"/>
                    <w:left w:val="none" w:sz="0" w:space="0" w:color="auto"/>
                    <w:bottom w:val="none" w:sz="0" w:space="0" w:color="auto"/>
                    <w:right w:val="none" w:sz="0" w:space="0" w:color="auto"/>
                  </w:divBdr>
                  <w:divsChild>
                    <w:div w:id="362755784">
                      <w:marLeft w:val="0"/>
                      <w:marRight w:val="0"/>
                      <w:marTop w:val="0"/>
                      <w:marBottom w:val="0"/>
                      <w:divBdr>
                        <w:top w:val="none" w:sz="0" w:space="0" w:color="auto"/>
                        <w:left w:val="none" w:sz="0" w:space="0" w:color="auto"/>
                        <w:bottom w:val="none" w:sz="0" w:space="0" w:color="auto"/>
                        <w:right w:val="none" w:sz="0" w:space="0" w:color="auto"/>
                      </w:divBdr>
                    </w:div>
                  </w:divsChild>
                </w:div>
                <w:div w:id="1072968030">
                  <w:marLeft w:val="0"/>
                  <w:marRight w:val="0"/>
                  <w:marTop w:val="0"/>
                  <w:marBottom w:val="0"/>
                  <w:divBdr>
                    <w:top w:val="none" w:sz="0" w:space="0" w:color="auto"/>
                    <w:left w:val="none" w:sz="0" w:space="0" w:color="auto"/>
                    <w:bottom w:val="none" w:sz="0" w:space="0" w:color="auto"/>
                    <w:right w:val="none" w:sz="0" w:space="0" w:color="auto"/>
                  </w:divBdr>
                  <w:divsChild>
                    <w:div w:id="623737629">
                      <w:marLeft w:val="0"/>
                      <w:marRight w:val="0"/>
                      <w:marTop w:val="0"/>
                      <w:marBottom w:val="0"/>
                      <w:divBdr>
                        <w:top w:val="none" w:sz="0" w:space="0" w:color="auto"/>
                        <w:left w:val="none" w:sz="0" w:space="0" w:color="auto"/>
                        <w:bottom w:val="none" w:sz="0" w:space="0" w:color="auto"/>
                        <w:right w:val="none" w:sz="0" w:space="0" w:color="auto"/>
                      </w:divBdr>
                    </w:div>
                  </w:divsChild>
                </w:div>
                <w:div w:id="1106774906">
                  <w:marLeft w:val="0"/>
                  <w:marRight w:val="0"/>
                  <w:marTop w:val="0"/>
                  <w:marBottom w:val="0"/>
                  <w:divBdr>
                    <w:top w:val="none" w:sz="0" w:space="0" w:color="auto"/>
                    <w:left w:val="none" w:sz="0" w:space="0" w:color="auto"/>
                    <w:bottom w:val="none" w:sz="0" w:space="0" w:color="auto"/>
                    <w:right w:val="none" w:sz="0" w:space="0" w:color="auto"/>
                  </w:divBdr>
                  <w:divsChild>
                    <w:div w:id="581455562">
                      <w:marLeft w:val="0"/>
                      <w:marRight w:val="0"/>
                      <w:marTop w:val="0"/>
                      <w:marBottom w:val="0"/>
                      <w:divBdr>
                        <w:top w:val="none" w:sz="0" w:space="0" w:color="auto"/>
                        <w:left w:val="none" w:sz="0" w:space="0" w:color="auto"/>
                        <w:bottom w:val="none" w:sz="0" w:space="0" w:color="auto"/>
                        <w:right w:val="none" w:sz="0" w:space="0" w:color="auto"/>
                      </w:divBdr>
                    </w:div>
                  </w:divsChild>
                </w:div>
                <w:div w:id="1412040155">
                  <w:marLeft w:val="0"/>
                  <w:marRight w:val="0"/>
                  <w:marTop w:val="0"/>
                  <w:marBottom w:val="0"/>
                  <w:divBdr>
                    <w:top w:val="none" w:sz="0" w:space="0" w:color="auto"/>
                    <w:left w:val="none" w:sz="0" w:space="0" w:color="auto"/>
                    <w:bottom w:val="none" w:sz="0" w:space="0" w:color="auto"/>
                    <w:right w:val="none" w:sz="0" w:space="0" w:color="auto"/>
                  </w:divBdr>
                  <w:divsChild>
                    <w:div w:id="1271428063">
                      <w:marLeft w:val="0"/>
                      <w:marRight w:val="0"/>
                      <w:marTop w:val="0"/>
                      <w:marBottom w:val="0"/>
                      <w:divBdr>
                        <w:top w:val="none" w:sz="0" w:space="0" w:color="auto"/>
                        <w:left w:val="none" w:sz="0" w:space="0" w:color="auto"/>
                        <w:bottom w:val="none" w:sz="0" w:space="0" w:color="auto"/>
                        <w:right w:val="none" w:sz="0" w:space="0" w:color="auto"/>
                      </w:divBdr>
                    </w:div>
                  </w:divsChild>
                </w:div>
                <w:div w:id="1486435753">
                  <w:marLeft w:val="0"/>
                  <w:marRight w:val="0"/>
                  <w:marTop w:val="0"/>
                  <w:marBottom w:val="0"/>
                  <w:divBdr>
                    <w:top w:val="none" w:sz="0" w:space="0" w:color="auto"/>
                    <w:left w:val="none" w:sz="0" w:space="0" w:color="auto"/>
                    <w:bottom w:val="none" w:sz="0" w:space="0" w:color="auto"/>
                    <w:right w:val="none" w:sz="0" w:space="0" w:color="auto"/>
                  </w:divBdr>
                  <w:divsChild>
                    <w:div w:id="1174536498">
                      <w:marLeft w:val="0"/>
                      <w:marRight w:val="0"/>
                      <w:marTop w:val="0"/>
                      <w:marBottom w:val="0"/>
                      <w:divBdr>
                        <w:top w:val="none" w:sz="0" w:space="0" w:color="auto"/>
                        <w:left w:val="none" w:sz="0" w:space="0" w:color="auto"/>
                        <w:bottom w:val="none" w:sz="0" w:space="0" w:color="auto"/>
                        <w:right w:val="none" w:sz="0" w:space="0" w:color="auto"/>
                      </w:divBdr>
                    </w:div>
                  </w:divsChild>
                </w:div>
                <w:div w:id="1649900020">
                  <w:marLeft w:val="0"/>
                  <w:marRight w:val="0"/>
                  <w:marTop w:val="0"/>
                  <w:marBottom w:val="0"/>
                  <w:divBdr>
                    <w:top w:val="none" w:sz="0" w:space="0" w:color="auto"/>
                    <w:left w:val="none" w:sz="0" w:space="0" w:color="auto"/>
                    <w:bottom w:val="none" w:sz="0" w:space="0" w:color="auto"/>
                    <w:right w:val="none" w:sz="0" w:space="0" w:color="auto"/>
                  </w:divBdr>
                  <w:divsChild>
                    <w:div w:id="881943048">
                      <w:marLeft w:val="0"/>
                      <w:marRight w:val="0"/>
                      <w:marTop w:val="0"/>
                      <w:marBottom w:val="0"/>
                      <w:divBdr>
                        <w:top w:val="none" w:sz="0" w:space="0" w:color="auto"/>
                        <w:left w:val="none" w:sz="0" w:space="0" w:color="auto"/>
                        <w:bottom w:val="none" w:sz="0" w:space="0" w:color="auto"/>
                        <w:right w:val="none" w:sz="0" w:space="0" w:color="auto"/>
                      </w:divBdr>
                    </w:div>
                  </w:divsChild>
                </w:div>
                <w:div w:id="1767723340">
                  <w:marLeft w:val="0"/>
                  <w:marRight w:val="0"/>
                  <w:marTop w:val="0"/>
                  <w:marBottom w:val="0"/>
                  <w:divBdr>
                    <w:top w:val="none" w:sz="0" w:space="0" w:color="auto"/>
                    <w:left w:val="none" w:sz="0" w:space="0" w:color="auto"/>
                    <w:bottom w:val="none" w:sz="0" w:space="0" w:color="auto"/>
                    <w:right w:val="none" w:sz="0" w:space="0" w:color="auto"/>
                  </w:divBdr>
                  <w:divsChild>
                    <w:div w:id="1602494439">
                      <w:marLeft w:val="0"/>
                      <w:marRight w:val="0"/>
                      <w:marTop w:val="0"/>
                      <w:marBottom w:val="0"/>
                      <w:divBdr>
                        <w:top w:val="none" w:sz="0" w:space="0" w:color="auto"/>
                        <w:left w:val="none" w:sz="0" w:space="0" w:color="auto"/>
                        <w:bottom w:val="none" w:sz="0" w:space="0" w:color="auto"/>
                        <w:right w:val="none" w:sz="0" w:space="0" w:color="auto"/>
                      </w:divBdr>
                    </w:div>
                  </w:divsChild>
                </w:div>
                <w:div w:id="1807358607">
                  <w:marLeft w:val="0"/>
                  <w:marRight w:val="0"/>
                  <w:marTop w:val="0"/>
                  <w:marBottom w:val="0"/>
                  <w:divBdr>
                    <w:top w:val="none" w:sz="0" w:space="0" w:color="auto"/>
                    <w:left w:val="none" w:sz="0" w:space="0" w:color="auto"/>
                    <w:bottom w:val="none" w:sz="0" w:space="0" w:color="auto"/>
                    <w:right w:val="none" w:sz="0" w:space="0" w:color="auto"/>
                  </w:divBdr>
                  <w:divsChild>
                    <w:div w:id="434594799">
                      <w:marLeft w:val="0"/>
                      <w:marRight w:val="0"/>
                      <w:marTop w:val="0"/>
                      <w:marBottom w:val="0"/>
                      <w:divBdr>
                        <w:top w:val="none" w:sz="0" w:space="0" w:color="auto"/>
                        <w:left w:val="none" w:sz="0" w:space="0" w:color="auto"/>
                        <w:bottom w:val="none" w:sz="0" w:space="0" w:color="auto"/>
                        <w:right w:val="none" w:sz="0" w:space="0" w:color="auto"/>
                      </w:divBdr>
                    </w:div>
                  </w:divsChild>
                </w:div>
                <w:div w:id="1921982791">
                  <w:marLeft w:val="0"/>
                  <w:marRight w:val="0"/>
                  <w:marTop w:val="0"/>
                  <w:marBottom w:val="0"/>
                  <w:divBdr>
                    <w:top w:val="none" w:sz="0" w:space="0" w:color="auto"/>
                    <w:left w:val="none" w:sz="0" w:space="0" w:color="auto"/>
                    <w:bottom w:val="none" w:sz="0" w:space="0" w:color="auto"/>
                    <w:right w:val="none" w:sz="0" w:space="0" w:color="auto"/>
                  </w:divBdr>
                  <w:divsChild>
                    <w:div w:id="1981955369">
                      <w:marLeft w:val="0"/>
                      <w:marRight w:val="0"/>
                      <w:marTop w:val="0"/>
                      <w:marBottom w:val="0"/>
                      <w:divBdr>
                        <w:top w:val="none" w:sz="0" w:space="0" w:color="auto"/>
                        <w:left w:val="none" w:sz="0" w:space="0" w:color="auto"/>
                        <w:bottom w:val="none" w:sz="0" w:space="0" w:color="auto"/>
                        <w:right w:val="none" w:sz="0" w:space="0" w:color="auto"/>
                      </w:divBdr>
                    </w:div>
                  </w:divsChild>
                </w:div>
                <w:div w:id="1976638407">
                  <w:marLeft w:val="0"/>
                  <w:marRight w:val="0"/>
                  <w:marTop w:val="0"/>
                  <w:marBottom w:val="0"/>
                  <w:divBdr>
                    <w:top w:val="none" w:sz="0" w:space="0" w:color="auto"/>
                    <w:left w:val="none" w:sz="0" w:space="0" w:color="auto"/>
                    <w:bottom w:val="none" w:sz="0" w:space="0" w:color="auto"/>
                    <w:right w:val="none" w:sz="0" w:space="0" w:color="auto"/>
                  </w:divBdr>
                  <w:divsChild>
                    <w:div w:id="1994989203">
                      <w:marLeft w:val="0"/>
                      <w:marRight w:val="0"/>
                      <w:marTop w:val="0"/>
                      <w:marBottom w:val="0"/>
                      <w:divBdr>
                        <w:top w:val="none" w:sz="0" w:space="0" w:color="auto"/>
                        <w:left w:val="none" w:sz="0" w:space="0" w:color="auto"/>
                        <w:bottom w:val="none" w:sz="0" w:space="0" w:color="auto"/>
                        <w:right w:val="none" w:sz="0" w:space="0" w:color="auto"/>
                      </w:divBdr>
                    </w:div>
                  </w:divsChild>
                </w:div>
                <w:div w:id="2041272891">
                  <w:marLeft w:val="0"/>
                  <w:marRight w:val="0"/>
                  <w:marTop w:val="0"/>
                  <w:marBottom w:val="0"/>
                  <w:divBdr>
                    <w:top w:val="none" w:sz="0" w:space="0" w:color="auto"/>
                    <w:left w:val="none" w:sz="0" w:space="0" w:color="auto"/>
                    <w:bottom w:val="none" w:sz="0" w:space="0" w:color="auto"/>
                    <w:right w:val="none" w:sz="0" w:space="0" w:color="auto"/>
                  </w:divBdr>
                  <w:divsChild>
                    <w:div w:id="60294728">
                      <w:marLeft w:val="0"/>
                      <w:marRight w:val="0"/>
                      <w:marTop w:val="0"/>
                      <w:marBottom w:val="0"/>
                      <w:divBdr>
                        <w:top w:val="none" w:sz="0" w:space="0" w:color="auto"/>
                        <w:left w:val="none" w:sz="0" w:space="0" w:color="auto"/>
                        <w:bottom w:val="none" w:sz="0" w:space="0" w:color="auto"/>
                        <w:right w:val="none" w:sz="0" w:space="0" w:color="auto"/>
                      </w:divBdr>
                    </w:div>
                  </w:divsChild>
                </w:div>
                <w:div w:id="2041471974">
                  <w:marLeft w:val="0"/>
                  <w:marRight w:val="0"/>
                  <w:marTop w:val="0"/>
                  <w:marBottom w:val="0"/>
                  <w:divBdr>
                    <w:top w:val="none" w:sz="0" w:space="0" w:color="auto"/>
                    <w:left w:val="none" w:sz="0" w:space="0" w:color="auto"/>
                    <w:bottom w:val="none" w:sz="0" w:space="0" w:color="auto"/>
                    <w:right w:val="none" w:sz="0" w:space="0" w:color="auto"/>
                  </w:divBdr>
                  <w:divsChild>
                    <w:div w:id="618142678">
                      <w:marLeft w:val="0"/>
                      <w:marRight w:val="0"/>
                      <w:marTop w:val="0"/>
                      <w:marBottom w:val="0"/>
                      <w:divBdr>
                        <w:top w:val="none" w:sz="0" w:space="0" w:color="auto"/>
                        <w:left w:val="none" w:sz="0" w:space="0" w:color="auto"/>
                        <w:bottom w:val="none" w:sz="0" w:space="0" w:color="auto"/>
                        <w:right w:val="none" w:sz="0" w:space="0" w:color="auto"/>
                      </w:divBdr>
                    </w:div>
                  </w:divsChild>
                </w:div>
                <w:div w:id="2053456644">
                  <w:marLeft w:val="0"/>
                  <w:marRight w:val="0"/>
                  <w:marTop w:val="0"/>
                  <w:marBottom w:val="0"/>
                  <w:divBdr>
                    <w:top w:val="none" w:sz="0" w:space="0" w:color="auto"/>
                    <w:left w:val="none" w:sz="0" w:space="0" w:color="auto"/>
                    <w:bottom w:val="none" w:sz="0" w:space="0" w:color="auto"/>
                    <w:right w:val="none" w:sz="0" w:space="0" w:color="auto"/>
                  </w:divBdr>
                  <w:divsChild>
                    <w:div w:id="1337658218">
                      <w:marLeft w:val="0"/>
                      <w:marRight w:val="0"/>
                      <w:marTop w:val="0"/>
                      <w:marBottom w:val="0"/>
                      <w:divBdr>
                        <w:top w:val="none" w:sz="0" w:space="0" w:color="auto"/>
                        <w:left w:val="none" w:sz="0" w:space="0" w:color="auto"/>
                        <w:bottom w:val="none" w:sz="0" w:space="0" w:color="auto"/>
                        <w:right w:val="none" w:sz="0" w:space="0" w:color="auto"/>
                      </w:divBdr>
                    </w:div>
                  </w:divsChild>
                </w:div>
                <w:div w:id="2090729692">
                  <w:marLeft w:val="0"/>
                  <w:marRight w:val="0"/>
                  <w:marTop w:val="0"/>
                  <w:marBottom w:val="0"/>
                  <w:divBdr>
                    <w:top w:val="none" w:sz="0" w:space="0" w:color="auto"/>
                    <w:left w:val="none" w:sz="0" w:space="0" w:color="auto"/>
                    <w:bottom w:val="none" w:sz="0" w:space="0" w:color="auto"/>
                    <w:right w:val="none" w:sz="0" w:space="0" w:color="auto"/>
                  </w:divBdr>
                  <w:divsChild>
                    <w:div w:id="63456668">
                      <w:marLeft w:val="0"/>
                      <w:marRight w:val="0"/>
                      <w:marTop w:val="0"/>
                      <w:marBottom w:val="0"/>
                      <w:divBdr>
                        <w:top w:val="none" w:sz="0" w:space="0" w:color="auto"/>
                        <w:left w:val="none" w:sz="0" w:space="0" w:color="auto"/>
                        <w:bottom w:val="none" w:sz="0" w:space="0" w:color="auto"/>
                        <w:right w:val="none" w:sz="0" w:space="0" w:color="auto"/>
                      </w:divBdr>
                    </w:div>
                  </w:divsChild>
                </w:div>
                <w:div w:id="2091150598">
                  <w:marLeft w:val="0"/>
                  <w:marRight w:val="0"/>
                  <w:marTop w:val="0"/>
                  <w:marBottom w:val="0"/>
                  <w:divBdr>
                    <w:top w:val="none" w:sz="0" w:space="0" w:color="auto"/>
                    <w:left w:val="none" w:sz="0" w:space="0" w:color="auto"/>
                    <w:bottom w:val="none" w:sz="0" w:space="0" w:color="auto"/>
                    <w:right w:val="none" w:sz="0" w:space="0" w:color="auto"/>
                  </w:divBdr>
                  <w:divsChild>
                    <w:div w:id="770399105">
                      <w:marLeft w:val="0"/>
                      <w:marRight w:val="0"/>
                      <w:marTop w:val="0"/>
                      <w:marBottom w:val="0"/>
                      <w:divBdr>
                        <w:top w:val="none" w:sz="0" w:space="0" w:color="auto"/>
                        <w:left w:val="none" w:sz="0" w:space="0" w:color="auto"/>
                        <w:bottom w:val="none" w:sz="0" w:space="0" w:color="auto"/>
                        <w:right w:val="none" w:sz="0" w:space="0" w:color="auto"/>
                      </w:divBdr>
                    </w:div>
                  </w:divsChild>
                </w:div>
                <w:div w:id="2106226527">
                  <w:marLeft w:val="0"/>
                  <w:marRight w:val="0"/>
                  <w:marTop w:val="0"/>
                  <w:marBottom w:val="0"/>
                  <w:divBdr>
                    <w:top w:val="none" w:sz="0" w:space="0" w:color="auto"/>
                    <w:left w:val="none" w:sz="0" w:space="0" w:color="auto"/>
                    <w:bottom w:val="none" w:sz="0" w:space="0" w:color="auto"/>
                    <w:right w:val="none" w:sz="0" w:space="0" w:color="auto"/>
                  </w:divBdr>
                  <w:divsChild>
                    <w:div w:id="13081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01231">
          <w:marLeft w:val="0"/>
          <w:marRight w:val="0"/>
          <w:marTop w:val="0"/>
          <w:marBottom w:val="0"/>
          <w:divBdr>
            <w:top w:val="none" w:sz="0" w:space="0" w:color="auto"/>
            <w:left w:val="none" w:sz="0" w:space="0" w:color="auto"/>
            <w:bottom w:val="none" w:sz="0" w:space="0" w:color="auto"/>
            <w:right w:val="none" w:sz="0" w:space="0" w:color="auto"/>
          </w:divBdr>
        </w:div>
        <w:div w:id="1298222494">
          <w:marLeft w:val="0"/>
          <w:marRight w:val="0"/>
          <w:marTop w:val="0"/>
          <w:marBottom w:val="0"/>
          <w:divBdr>
            <w:top w:val="none" w:sz="0" w:space="0" w:color="auto"/>
            <w:left w:val="none" w:sz="0" w:space="0" w:color="auto"/>
            <w:bottom w:val="none" w:sz="0" w:space="0" w:color="auto"/>
            <w:right w:val="none" w:sz="0" w:space="0" w:color="auto"/>
          </w:divBdr>
        </w:div>
        <w:div w:id="1600143978">
          <w:marLeft w:val="0"/>
          <w:marRight w:val="0"/>
          <w:marTop w:val="0"/>
          <w:marBottom w:val="0"/>
          <w:divBdr>
            <w:top w:val="none" w:sz="0" w:space="0" w:color="auto"/>
            <w:left w:val="none" w:sz="0" w:space="0" w:color="auto"/>
            <w:bottom w:val="none" w:sz="0" w:space="0" w:color="auto"/>
            <w:right w:val="none" w:sz="0" w:space="0" w:color="auto"/>
          </w:divBdr>
        </w:div>
        <w:div w:id="1725568702">
          <w:marLeft w:val="0"/>
          <w:marRight w:val="0"/>
          <w:marTop w:val="0"/>
          <w:marBottom w:val="0"/>
          <w:divBdr>
            <w:top w:val="none" w:sz="0" w:space="0" w:color="auto"/>
            <w:left w:val="none" w:sz="0" w:space="0" w:color="auto"/>
            <w:bottom w:val="none" w:sz="0" w:space="0" w:color="auto"/>
            <w:right w:val="none" w:sz="0" w:space="0" w:color="auto"/>
          </w:divBdr>
        </w:div>
        <w:div w:id="1758406032">
          <w:marLeft w:val="0"/>
          <w:marRight w:val="0"/>
          <w:marTop w:val="0"/>
          <w:marBottom w:val="0"/>
          <w:divBdr>
            <w:top w:val="none" w:sz="0" w:space="0" w:color="auto"/>
            <w:left w:val="none" w:sz="0" w:space="0" w:color="auto"/>
            <w:bottom w:val="none" w:sz="0" w:space="0" w:color="auto"/>
            <w:right w:val="none" w:sz="0" w:space="0" w:color="auto"/>
          </w:divBdr>
        </w:div>
        <w:div w:id="2026127256">
          <w:marLeft w:val="0"/>
          <w:marRight w:val="0"/>
          <w:marTop w:val="0"/>
          <w:marBottom w:val="0"/>
          <w:divBdr>
            <w:top w:val="none" w:sz="0" w:space="0" w:color="auto"/>
            <w:left w:val="none" w:sz="0" w:space="0" w:color="auto"/>
            <w:bottom w:val="none" w:sz="0" w:space="0" w:color="auto"/>
            <w:right w:val="none" w:sz="0" w:space="0" w:color="auto"/>
          </w:divBdr>
        </w:div>
        <w:div w:id="2065908375">
          <w:marLeft w:val="0"/>
          <w:marRight w:val="0"/>
          <w:marTop w:val="0"/>
          <w:marBottom w:val="0"/>
          <w:divBdr>
            <w:top w:val="none" w:sz="0" w:space="0" w:color="auto"/>
            <w:left w:val="none" w:sz="0" w:space="0" w:color="auto"/>
            <w:bottom w:val="none" w:sz="0" w:space="0" w:color="auto"/>
            <w:right w:val="none" w:sz="0" w:space="0" w:color="auto"/>
          </w:divBdr>
        </w:div>
      </w:divsChild>
    </w:div>
    <w:div w:id="943920773">
      <w:bodyDiv w:val="1"/>
      <w:marLeft w:val="0"/>
      <w:marRight w:val="0"/>
      <w:marTop w:val="0"/>
      <w:marBottom w:val="0"/>
      <w:divBdr>
        <w:top w:val="none" w:sz="0" w:space="0" w:color="auto"/>
        <w:left w:val="none" w:sz="0" w:space="0" w:color="auto"/>
        <w:bottom w:val="none" w:sz="0" w:space="0" w:color="auto"/>
        <w:right w:val="none" w:sz="0" w:space="0" w:color="auto"/>
      </w:divBdr>
      <w:divsChild>
        <w:div w:id="894122466">
          <w:marLeft w:val="0"/>
          <w:marRight w:val="0"/>
          <w:marTop w:val="0"/>
          <w:marBottom w:val="0"/>
          <w:divBdr>
            <w:top w:val="none" w:sz="0" w:space="0" w:color="auto"/>
            <w:left w:val="none" w:sz="0" w:space="0" w:color="auto"/>
            <w:bottom w:val="none" w:sz="0" w:space="0" w:color="auto"/>
            <w:right w:val="none" w:sz="0" w:space="0" w:color="auto"/>
          </w:divBdr>
        </w:div>
        <w:div w:id="1734549050">
          <w:marLeft w:val="0"/>
          <w:marRight w:val="0"/>
          <w:marTop w:val="0"/>
          <w:marBottom w:val="0"/>
          <w:divBdr>
            <w:top w:val="none" w:sz="0" w:space="0" w:color="auto"/>
            <w:left w:val="none" w:sz="0" w:space="0" w:color="auto"/>
            <w:bottom w:val="none" w:sz="0" w:space="0" w:color="auto"/>
            <w:right w:val="none" w:sz="0" w:space="0" w:color="auto"/>
          </w:divBdr>
        </w:div>
      </w:divsChild>
    </w:div>
    <w:div w:id="1178929723">
      <w:bodyDiv w:val="1"/>
      <w:marLeft w:val="0"/>
      <w:marRight w:val="0"/>
      <w:marTop w:val="0"/>
      <w:marBottom w:val="0"/>
      <w:divBdr>
        <w:top w:val="none" w:sz="0" w:space="0" w:color="auto"/>
        <w:left w:val="none" w:sz="0" w:space="0" w:color="auto"/>
        <w:bottom w:val="none" w:sz="0" w:space="0" w:color="auto"/>
        <w:right w:val="none" w:sz="0" w:space="0" w:color="auto"/>
      </w:divBdr>
    </w:div>
    <w:div w:id="1315142546">
      <w:bodyDiv w:val="1"/>
      <w:marLeft w:val="0"/>
      <w:marRight w:val="0"/>
      <w:marTop w:val="0"/>
      <w:marBottom w:val="0"/>
      <w:divBdr>
        <w:top w:val="none" w:sz="0" w:space="0" w:color="auto"/>
        <w:left w:val="none" w:sz="0" w:space="0" w:color="auto"/>
        <w:bottom w:val="none" w:sz="0" w:space="0" w:color="auto"/>
        <w:right w:val="none" w:sz="0" w:space="0" w:color="auto"/>
      </w:divBdr>
    </w:div>
    <w:div w:id="202932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Jacob.Henson2@usdoj.gov" TargetMode="Externa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Elliott.Jones@usdoj.gov"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acob.Henson2@usdoj.gov" TargetMode="External"/><Relationship Id="rId5" Type="http://schemas.openxmlformats.org/officeDocument/2006/relationships/styles" Target="styles.xml"/><Relationship Id="rId15" Type="http://schemas.openxmlformats.org/officeDocument/2006/relationships/image" Target="media/image2.em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Elliott.Jones@usdoj.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C592A0611C7C41969FE1E51C787064" ma:contentTypeVersion="13" ma:contentTypeDescription="Create a new document." ma:contentTypeScope="" ma:versionID="6b412b89809d2b4ca1a2d805c5b80a80">
  <xsd:schema xmlns:xsd="http://www.w3.org/2001/XMLSchema" xmlns:xs="http://www.w3.org/2001/XMLSchema" xmlns:p="http://schemas.microsoft.com/office/2006/metadata/properties" xmlns:ns2="9274d53b-d323-476c-892a-7660e588d336" xmlns:ns3="222382c0-1b72-4438-92df-269096fb8d48" targetNamespace="http://schemas.microsoft.com/office/2006/metadata/properties" ma:root="true" ma:fieldsID="8e229955b4eb3a28d1e4900b0d7407fc" ns2:_="" ns3:_="">
    <xsd:import namespace="9274d53b-d323-476c-892a-7660e588d336"/>
    <xsd:import namespace="222382c0-1b72-4438-92df-269096fb8d4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74d53b-d323-476c-892a-7660e588d3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88edfbe-2eab-456a-af99-6bea05d804c9"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382c0-1b72-4438-92df-269096fb8d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1275f8b0-0511-4948-8e4c-6ed80d6cf427}" ma:internalName="TaxCatchAll" ma:showField="CatchAllData" ma:web="222382c0-1b72-4438-92df-269096fb8d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74d53b-d323-476c-892a-7660e588d336">
      <Terms xmlns="http://schemas.microsoft.com/office/infopath/2007/PartnerControls"/>
    </lcf76f155ced4ddcb4097134ff3c332f>
    <TaxCatchAll xmlns="222382c0-1b72-4438-92df-269096fb8d48" xsi:nil="true"/>
  </documentManagement>
</p:properties>
</file>

<file path=customXml/itemProps1.xml><?xml version="1.0" encoding="utf-8"?>
<ds:datastoreItem xmlns:ds="http://schemas.openxmlformats.org/officeDocument/2006/customXml" ds:itemID="{0F01F488-ABEA-47E0-B377-588060C95427}">
  <ds:schemaRefs>
    <ds:schemaRef ds:uri="http://schemas.microsoft.com/sharepoint/v3/contenttype/forms"/>
  </ds:schemaRefs>
</ds:datastoreItem>
</file>

<file path=customXml/itemProps2.xml><?xml version="1.0" encoding="utf-8"?>
<ds:datastoreItem xmlns:ds="http://schemas.openxmlformats.org/officeDocument/2006/customXml" ds:itemID="{5B8EF44B-9FF2-4D28-9EF4-115102A9B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74d53b-d323-476c-892a-7660e588d336"/>
    <ds:schemaRef ds:uri="222382c0-1b72-4438-92df-269096fb8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0EBA14-AF4F-4E92-9889-14C3D346F4E8}">
  <ds:schemaRefs>
    <ds:schemaRef ds:uri="http://schemas.microsoft.com/office/2006/metadata/properties"/>
    <ds:schemaRef ds:uri="http://schemas.microsoft.com/office/infopath/2007/PartnerControls"/>
    <ds:schemaRef ds:uri="9274d53b-d323-476c-892a-7660e588d336"/>
    <ds:schemaRef ds:uri="222382c0-1b72-4438-92df-269096fb8d48"/>
  </ds:schemaRefs>
</ds:datastoreItem>
</file>

<file path=docMetadata/LabelInfo.xml><?xml version="1.0" encoding="utf-8"?>
<clbl:labelList xmlns:clbl="http://schemas.microsoft.com/office/2020/mipLabelMetadata">
  <clbl:label id="{15ef12a1-af58-44c4-b029-712fc0605570}" enabled="0" method="" siteId="{15ef12a1-af58-44c4-b029-712fc0605570}" removed="1"/>
</clbl:labelList>
</file>

<file path=docProps/app.xml><?xml version="1.0" encoding="utf-8"?>
<Properties xmlns="http://schemas.openxmlformats.org/officeDocument/2006/extended-properties" xmlns:vt="http://schemas.openxmlformats.org/officeDocument/2006/docPropsVTypes">
  <Template>Normal</Template>
  <TotalTime>3</TotalTime>
  <Pages>6</Pages>
  <Words>1667</Words>
  <Characters>9507</Characters>
  <Application>Microsoft Office Word</Application>
  <DocSecurity>0</DocSecurity>
  <Lines>79</Lines>
  <Paragraphs>22</Paragraphs>
  <ScaleCrop>false</ScaleCrop>
  <Company>JCON</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Petle, Jitendra (ATR)</dc:creator>
  <cp:keywords/>
  <dc:description/>
  <cp:lastModifiedBy>Henson, Jacob (ATR)</cp:lastModifiedBy>
  <cp:revision>102</cp:revision>
  <dcterms:created xsi:type="dcterms:W3CDTF">2025-05-29T12:44:00Z</dcterms:created>
  <dcterms:modified xsi:type="dcterms:W3CDTF">2025-06-05T15:27:00Z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0x01010070C592A0611C7C41969FE1E51C787064</vt:lpwstr>
  </property>
  <property fmtid="{D5CDD505-2E9C-101B-9397-08002B2CF9AE}" pid="3" name="MediaServiceImageTags">
    <vt:lpwstr/>
  </property>
</Properties>
</file>